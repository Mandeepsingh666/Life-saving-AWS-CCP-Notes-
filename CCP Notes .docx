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bin Condensed" w:cs="Cabin Condensed" w:eastAsia="Cabin Condensed" w:hAnsi="Cabin Condensed"/>
          <w:b w:val="1"/>
          <w:sz w:val="44"/>
          <w:szCs w:val="44"/>
        </w:rPr>
      </w:pPr>
      <w:r w:rsidDel="00000000" w:rsidR="00000000" w:rsidRPr="00000000">
        <w:rPr>
          <w:rFonts w:ascii="Cabin Condensed" w:cs="Cabin Condensed" w:eastAsia="Cabin Condensed" w:hAnsi="Cabin Condensed"/>
          <w:b w:val="1"/>
          <w:sz w:val="44"/>
          <w:szCs w:val="44"/>
          <w:rtl w:val="0"/>
        </w:rPr>
        <w:t xml:space="preserve">EC2 instance types</w:t>
      </w:r>
    </w:p>
    <w:p w:rsidR="00000000" w:rsidDel="00000000" w:rsidP="00000000" w:rsidRDefault="00000000" w:rsidRPr="00000000" w14:paraId="00000002">
      <w:pPr>
        <w:rPr>
          <w:rFonts w:ascii="Cabin Condensed" w:cs="Cabin Condensed" w:eastAsia="Cabin Condensed" w:hAnsi="Cabin Condensed"/>
        </w:rPr>
      </w:pPr>
      <w:r w:rsidDel="00000000" w:rsidR="00000000" w:rsidRPr="00000000">
        <w:rPr>
          <w:rtl w:val="0"/>
        </w:rPr>
      </w:r>
    </w:p>
    <w:p w:rsidR="00000000" w:rsidDel="00000000" w:rsidP="00000000" w:rsidRDefault="00000000" w:rsidRPr="00000000" w14:paraId="00000003">
      <w:pPr>
        <w:numPr>
          <w:ilvl w:val="0"/>
          <w:numId w:val="31"/>
        </w:numPr>
        <w:spacing w:line="480" w:lineRule="auto"/>
        <w:ind w:left="720" w:hanging="360"/>
        <w:rPr>
          <w:b w:val="1"/>
          <w:sz w:val="30"/>
          <w:szCs w:val="30"/>
        </w:rPr>
      </w:pPr>
      <w:r w:rsidDel="00000000" w:rsidR="00000000" w:rsidRPr="00000000">
        <w:rPr>
          <w:rFonts w:ascii="Cabin Condensed" w:cs="Cabin Condensed" w:eastAsia="Cabin Condensed" w:hAnsi="Cabin Condensed"/>
          <w:b w:val="1"/>
          <w:sz w:val="36"/>
          <w:szCs w:val="36"/>
          <w:rtl w:val="0"/>
        </w:rPr>
        <w:t xml:space="preserve">General purpose instance</w:t>
      </w:r>
      <w:r w:rsidDel="00000000" w:rsidR="00000000" w:rsidRPr="00000000">
        <w:rPr>
          <w:rFonts w:ascii="Cabin Condensed" w:cs="Cabin Condensed" w:eastAsia="Cabin Condensed" w:hAnsi="Cabin Condensed"/>
          <w:sz w:val="30"/>
          <w:szCs w:val="30"/>
          <w:rtl w:val="0"/>
        </w:rPr>
        <w:t xml:space="preserve"> provides</w:t>
      </w:r>
      <w:r w:rsidDel="00000000" w:rsidR="00000000" w:rsidRPr="00000000">
        <w:rPr>
          <w:rFonts w:ascii="Cabin Condensed" w:cs="Cabin Condensed" w:eastAsia="Cabin Condensed" w:hAnsi="Cabin Condensed"/>
          <w:sz w:val="32"/>
          <w:szCs w:val="32"/>
          <w:rtl w:val="0"/>
        </w:rPr>
        <w:t xml:space="preserve"> </w:t>
      </w:r>
      <w:r w:rsidDel="00000000" w:rsidR="00000000" w:rsidRPr="00000000">
        <w:rPr>
          <w:rFonts w:ascii="Cabin Condensed" w:cs="Cabin Condensed" w:eastAsia="Cabin Condensed" w:hAnsi="Cabin Condensed"/>
          <w:b w:val="1"/>
          <w:sz w:val="32"/>
          <w:szCs w:val="32"/>
          <w:rtl w:val="0"/>
        </w:rPr>
        <w:t xml:space="preserve">balance of compute , memory and networking</w:t>
      </w:r>
      <w:r w:rsidDel="00000000" w:rsidR="00000000" w:rsidRPr="00000000">
        <w:rPr>
          <w:rFonts w:ascii="Cabin Condensed" w:cs="Cabin Condensed" w:eastAsia="Cabin Condensed" w:hAnsi="Cabin Condensed"/>
          <w:sz w:val="30"/>
          <w:szCs w:val="30"/>
          <w:rtl w:val="0"/>
        </w:rPr>
        <w:t xml:space="preserve">  resources . </w:t>
      </w:r>
      <w:r w:rsidDel="00000000" w:rsidR="00000000" w:rsidRPr="00000000">
        <w:rPr>
          <w:rFonts w:ascii="Cabin Condensed" w:cs="Cabin Condensed" w:eastAsia="Cabin Condensed" w:hAnsi="Cabin Condensed"/>
          <w:b w:val="1"/>
          <w:sz w:val="30"/>
          <w:szCs w:val="30"/>
          <w:rtl w:val="0"/>
        </w:rPr>
        <w:t xml:space="preserve">use case </w:t>
      </w:r>
      <w:r w:rsidDel="00000000" w:rsidR="00000000" w:rsidRPr="00000000">
        <w:rPr>
          <w:rFonts w:ascii="Cabin Condensed" w:cs="Cabin Condensed" w:eastAsia="Cabin Condensed" w:hAnsi="Cabin Condensed"/>
          <w:sz w:val="30"/>
          <w:szCs w:val="30"/>
          <w:rtl w:val="0"/>
        </w:rPr>
        <w:t xml:space="preserve">is</w:t>
      </w:r>
      <w:r w:rsidDel="00000000" w:rsidR="00000000" w:rsidRPr="00000000">
        <w:rPr>
          <w:rFonts w:ascii="Cabin Condensed" w:cs="Cabin Condensed" w:eastAsia="Cabin Condensed" w:hAnsi="Cabin Condensed"/>
          <w:b w:val="1"/>
          <w:sz w:val="32"/>
          <w:szCs w:val="32"/>
          <w:rtl w:val="0"/>
        </w:rPr>
        <w:t xml:space="preserve"> application servers, </w:t>
      </w:r>
      <w:r w:rsidDel="00000000" w:rsidR="00000000" w:rsidRPr="00000000">
        <w:rPr>
          <w:rFonts w:ascii="Cabin Condensed" w:cs="Cabin Condensed" w:eastAsia="Cabin Condensed" w:hAnsi="Cabin Condensed"/>
          <w:b w:val="1"/>
          <w:sz w:val="36"/>
          <w:szCs w:val="36"/>
          <w:rtl w:val="0"/>
        </w:rPr>
        <w:t xml:space="preserve">gaming </w:t>
      </w:r>
      <w:r w:rsidDel="00000000" w:rsidR="00000000" w:rsidRPr="00000000">
        <w:rPr>
          <w:rFonts w:ascii="Cabin Condensed" w:cs="Cabin Condensed" w:eastAsia="Cabin Condensed" w:hAnsi="Cabin Condensed"/>
          <w:b w:val="1"/>
          <w:sz w:val="32"/>
          <w:szCs w:val="32"/>
          <w:rtl w:val="0"/>
        </w:rPr>
        <w:t xml:space="preserve">or small and medium data base .</w:t>
      </w:r>
      <w:r w:rsidDel="00000000" w:rsidR="00000000" w:rsidRPr="00000000">
        <w:rPr>
          <w:rFonts w:ascii="Cabin Condensed" w:cs="Cabin Condensed" w:eastAsia="Cabin Condensed" w:hAnsi="Cabin Condensed"/>
          <w:sz w:val="30"/>
          <w:szCs w:val="30"/>
          <w:rtl w:val="0"/>
        </w:rPr>
        <w:t xml:space="preserve"> basically where you do not need to optimise in any single resource .</w:t>
      </w:r>
    </w:p>
    <w:p w:rsidR="00000000" w:rsidDel="00000000" w:rsidP="00000000" w:rsidRDefault="00000000" w:rsidRPr="00000000" w14:paraId="00000004">
      <w:pPr>
        <w:numPr>
          <w:ilvl w:val="0"/>
          <w:numId w:val="31"/>
        </w:numPr>
        <w:spacing w:line="480" w:lineRule="auto"/>
        <w:ind w:left="720" w:hanging="360"/>
        <w:rPr>
          <w:rFonts w:ascii="Cabin Condensed" w:cs="Cabin Condensed" w:eastAsia="Cabin Condensed" w:hAnsi="Cabin Condensed"/>
          <w:b w:val="1"/>
          <w:sz w:val="30"/>
          <w:szCs w:val="30"/>
        </w:rPr>
      </w:pPr>
      <w:r w:rsidDel="00000000" w:rsidR="00000000" w:rsidRPr="00000000">
        <w:rPr>
          <w:rFonts w:ascii="Cabin Condensed" w:cs="Cabin Condensed" w:eastAsia="Cabin Condensed" w:hAnsi="Cabin Condensed"/>
          <w:b w:val="1"/>
          <w:sz w:val="32"/>
          <w:szCs w:val="32"/>
          <w:highlight w:val="white"/>
          <w:rtl w:val="0"/>
        </w:rPr>
        <w:t xml:space="preserve">Compute</w:t>
      </w:r>
      <w:r w:rsidDel="00000000" w:rsidR="00000000" w:rsidRPr="00000000">
        <w:rPr>
          <w:rFonts w:ascii="Cabin Condensed" w:cs="Cabin Condensed" w:eastAsia="Cabin Condensed" w:hAnsi="Cabin Condensed"/>
          <w:b w:val="1"/>
          <w:sz w:val="32"/>
          <w:szCs w:val="32"/>
          <w:highlight w:val="white"/>
          <w:rtl w:val="0"/>
        </w:rPr>
        <w:t xml:space="preserve"> optimized instances</w:t>
      </w:r>
      <w:r w:rsidDel="00000000" w:rsidR="00000000" w:rsidRPr="00000000">
        <w:rPr>
          <w:rFonts w:ascii="Cabin Condensed" w:cs="Cabin Condensed" w:eastAsia="Cabin Condensed" w:hAnsi="Cabin Condensed"/>
          <w:b w:val="1"/>
          <w:sz w:val="38"/>
          <w:szCs w:val="38"/>
          <w:rtl w:val="0"/>
        </w:rPr>
        <w:t xml:space="preserve"> </w:t>
      </w:r>
      <w:r w:rsidDel="00000000" w:rsidR="00000000" w:rsidRPr="00000000">
        <w:rPr>
          <w:rFonts w:ascii="Cabin Condensed" w:cs="Cabin Condensed" w:eastAsia="Cabin Condensed" w:hAnsi="Cabin Condensed"/>
          <w:sz w:val="30"/>
          <w:szCs w:val="30"/>
          <w:rtl w:val="0"/>
        </w:rPr>
        <w:t xml:space="preserve"> basically for applications</w:t>
      </w:r>
      <w:r w:rsidDel="00000000" w:rsidR="00000000" w:rsidRPr="00000000">
        <w:rPr>
          <w:rFonts w:ascii="Cabin Condensed" w:cs="Cabin Condensed" w:eastAsia="Cabin Condensed" w:hAnsi="Cabin Condensed"/>
          <w:b w:val="1"/>
          <w:sz w:val="34"/>
          <w:szCs w:val="34"/>
          <w:rtl w:val="0"/>
        </w:rPr>
        <w:t xml:space="preserve"> requires high computing power </w:t>
      </w:r>
      <w:r w:rsidDel="00000000" w:rsidR="00000000" w:rsidRPr="00000000">
        <w:rPr>
          <w:rFonts w:ascii="Cabin Condensed" w:cs="Cabin Condensed" w:eastAsia="Cabin Condensed" w:hAnsi="Cabin Condensed"/>
          <w:sz w:val="30"/>
          <w:szCs w:val="30"/>
          <w:rtl w:val="0"/>
        </w:rPr>
        <w:t xml:space="preserve">. </w:t>
      </w:r>
      <w:r w:rsidDel="00000000" w:rsidR="00000000" w:rsidRPr="00000000">
        <w:rPr>
          <w:rFonts w:ascii="Cabin Condensed" w:cs="Cabin Condensed" w:eastAsia="Cabin Condensed" w:hAnsi="Cabin Condensed"/>
          <w:b w:val="1"/>
          <w:sz w:val="30"/>
          <w:szCs w:val="30"/>
          <w:rtl w:val="0"/>
        </w:rPr>
        <w:t xml:space="preserve">used case</w:t>
      </w:r>
      <w:r w:rsidDel="00000000" w:rsidR="00000000" w:rsidRPr="00000000">
        <w:rPr>
          <w:rFonts w:ascii="Cabin Condensed" w:cs="Cabin Condensed" w:eastAsia="Cabin Condensed" w:hAnsi="Cabin Condensed"/>
          <w:sz w:val="30"/>
          <w:szCs w:val="30"/>
          <w:rtl w:val="0"/>
        </w:rPr>
        <w:t xml:space="preserve"> </w:t>
      </w:r>
      <w:r w:rsidDel="00000000" w:rsidR="00000000" w:rsidRPr="00000000">
        <w:rPr>
          <w:rFonts w:ascii="Cabin Condensed" w:cs="Cabin Condensed" w:eastAsia="Cabin Condensed" w:hAnsi="Cabin Condensed"/>
          <w:sz w:val="30"/>
          <w:szCs w:val="30"/>
          <w:highlight w:val="white"/>
          <w:rtl w:val="0"/>
        </w:rPr>
        <w:t xml:space="preserve">for </w:t>
      </w:r>
      <w:r w:rsidDel="00000000" w:rsidR="00000000" w:rsidRPr="00000000">
        <w:rPr>
          <w:rFonts w:ascii="Cabin Condensed" w:cs="Cabin Condensed" w:eastAsia="Cabin Condensed" w:hAnsi="Cabin Condensed"/>
          <w:b w:val="1"/>
          <w:sz w:val="30"/>
          <w:szCs w:val="30"/>
          <w:highlight w:val="white"/>
          <w:rtl w:val="0"/>
        </w:rPr>
        <w:t xml:space="preserve">high-performance web servers</w:t>
      </w:r>
      <w:r w:rsidDel="00000000" w:rsidR="00000000" w:rsidRPr="00000000">
        <w:rPr>
          <w:rFonts w:ascii="Cabin Condensed" w:cs="Cabin Condensed" w:eastAsia="Cabin Condensed" w:hAnsi="Cabin Condensed"/>
          <w:sz w:val="30"/>
          <w:szCs w:val="30"/>
          <w:highlight w:val="white"/>
          <w:rtl w:val="0"/>
        </w:rPr>
        <w:t xml:space="preserve">, compute-intensive applications servers, and </w:t>
      </w:r>
      <w:r w:rsidDel="00000000" w:rsidR="00000000" w:rsidRPr="00000000">
        <w:rPr>
          <w:rFonts w:ascii="Cabin Condensed" w:cs="Cabin Condensed" w:eastAsia="Cabin Condensed" w:hAnsi="Cabin Condensed"/>
          <w:b w:val="1"/>
          <w:sz w:val="36"/>
          <w:szCs w:val="36"/>
          <w:highlight w:val="white"/>
          <w:rtl w:val="0"/>
        </w:rPr>
        <w:t xml:space="preserve">dedicated gaming servers.</w:t>
      </w:r>
    </w:p>
    <w:p w:rsidR="00000000" w:rsidDel="00000000" w:rsidP="00000000" w:rsidRDefault="00000000" w:rsidRPr="00000000" w14:paraId="00000005">
      <w:pPr>
        <w:numPr>
          <w:ilvl w:val="0"/>
          <w:numId w:val="31"/>
        </w:numPr>
        <w:spacing w:line="480" w:lineRule="auto"/>
        <w:ind w:left="720" w:hanging="360"/>
        <w:rPr>
          <w:rFonts w:ascii="Cabin Condensed" w:cs="Cabin Condensed" w:eastAsia="Cabin Condensed" w:hAnsi="Cabin Condensed"/>
          <w:sz w:val="30"/>
          <w:szCs w:val="30"/>
          <w:highlight w:val="white"/>
          <w:u w:val="none"/>
        </w:rPr>
      </w:pPr>
      <w:r w:rsidDel="00000000" w:rsidR="00000000" w:rsidRPr="00000000">
        <w:rPr>
          <w:rFonts w:ascii="Cabin Condensed" w:cs="Cabin Condensed" w:eastAsia="Cabin Condensed" w:hAnsi="Cabin Condensed"/>
          <w:b w:val="1"/>
          <w:color w:val="313537"/>
          <w:sz w:val="34"/>
          <w:szCs w:val="34"/>
          <w:highlight w:val="white"/>
          <w:rtl w:val="0"/>
        </w:rPr>
        <w:t xml:space="preserve">memory optimized instances</w:t>
      </w:r>
      <w:r w:rsidDel="00000000" w:rsidR="00000000" w:rsidRPr="00000000">
        <w:rPr>
          <w:rFonts w:ascii="Cabin Condensed" w:cs="Cabin Condensed" w:eastAsia="Cabin Condensed" w:hAnsi="Cabin Condensed"/>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30"/>
          <w:szCs w:val="30"/>
          <w:highlight w:val="white"/>
          <w:rtl w:val="0"/>
        </w:rPr>
        <w:t xml:space="preserve">are good for </w:t>
      </w:r>
      <w:r w:rsidDel="00000000" w:rsidR="00000000" w:rsidRPr="00000000">
        <w:rPr>
          <w:rFonts w:ascii="Cabin Condensed" w:cs="Cabin Condensed" w:eastAsia="Cabin Condensed" w:hAnsi="Cabin Condensed"/>
          <w:b w:val="1"/>
          <w:color w:val="313537"/>
          <w:sz w:val="36"/>
          <w:szCs w:val="36"/>
          <w:highlight w:val="white"/>
          <w:rtl w:val="0"/>
        </w:rPr>
        <w:t xml:space="preserve">memory-intensive tasks</w:t>
      </w:r>
      <w:r w:rsidDel="00000000" w:rsidR="00000000" w:rsidRPr="00000000">
        <w:rPr>
          <w:rFonts w:ascii="Cabin Condensed" w:cs="Cabin Condensed" w:eastAsia="Cabin Condensed" w:hAnsi="Cabin Condensed"/>
          <w:color w:val="313537"/>
          <w:sz w:val="30"/>
          <w:szCs w:val="30"/>
          <w:highlight w:val="white"/>
          <w:rtl w:val="0"/>
        </w:rPr>
        <w:t xml:space="preserve">. Its designed to deliver </w:t>
      </w:r>
      <w:r w:rsidDel="00000000" w:rsidR="00000000" w:rsidRPr="00000000">
        <w:rPr>
          <w:rFonts w:ascii="Cabin Condensed" w:cs="Cabin Condensed" w:eastAsia="Cabin Condensed" w:hAnsi="Cabin Condensed"/>
          <w:b w:val="1"/>
          <w:color w:val="313537"/>
          <w:sz w:val="34"/>
          <w:szCs w:val="34"/>
          <w:highlight w:val="white"/>
          <w:rtl w:val="0"/>
        </w:rPr>
        <w:t xml:space="preserve"> fast performance  on large datasets </w:t>
      </w:r>
      <w:r w:rsidDel="00000000" w:rsidR="00000000" w:rsidRPr="00000000">
        <w:rPr>
          <w:rFonts w:ascii="Cabin Condensed" w:cs="Cabin Condensed" w:eastAsia="Cabin Condensed" w:hAnsi="Cabin Condensed"/>
          <w:color w:val="313537"/>
          <w:sz w:val="30"/>
          <w:szCs w:val="30"/>
          <w:highlight w:val="white"/>
          <w:rtl w:val="0"/>
        </w:rPr>
        <w:t xml:space="preserve">in memory. </w:t>
      </w:r>
      <w:r w:rsidDel="00000000" w:rsidR="00000000" w:rsidRPr="00000000">
        <w:rPr>
          <w:rFonts w:ascii="Cabin Condensed" w:cs="Cabin Condensed" w:eastAsia="Cabin Condensed" w:hAnsi="Cabin Condensed"/>
          <w:b w:val="1"/>
          <w:color w:val="313537"/>
          <w:sz w:val="30"/>
          <w:szCs w:val="30"/>
          <w:highlight w:val="white"/>
          <w:rtl w:val="0"/>
        </w:rPr>
        <w:t xml:space="preserve">Use case</w:t>
      </w:r>
      <w:r w:rsidDel="00000000" w:rsidR="00000000" w:rsidRPr="00000000">
        <w:rPr>
          <w:rFonts w:ascii="Cabin Condensed" w:cs="Cabin Condensed" w:eastAsia="Cabin Condensed" w:hAnsi="Cabin Condensed"/>
          <w:color w:val="313537"/>
          <w:sz w:val="30"/>
          <w:szCs w:val="30"/>
          <w:highlight w:val="white"/>
          <w:rtl w:val="0"/>
        </w:rPr>
        <w:t xml:space="preserve"> when workload requires to </w:t>
      </w:r>
      <w:r w:rsidDel="00000000" w:rsidR="00000000" w:rsidRPr="00000000">
        <w:rPr>
          <w:rFonts w:ascii="Cabin Condensed" w:cs="Cabin Condensed" w:eastAsia="Cabin Condensed" w:hAnsi="Cabin Condensed"/>
          <w:b w:val="1"/>
          <w:color w:val="313537"/>
          <w:sz w:val="34"/>
          <w:szCs w:val="34"/>
          <w:highlight w:val="white"/>
          <w:rtl w:val="0"/>
        </w:rPr>
        <w:t xml:space="preserve">preload application before running</w:t>
      </w:r>
      <w:r w:rsidDel="00000000" w:rsidR="00000000" w:rsidRPr="00000000">
        <w:rPr>
          <w:rFonts w:ascii="Cabin Condensed" w:cs="Cabin Condensed" w:eastAsia="Cabin Condensed" w:hAnsi="Cabin Condensed"/>
          <w:color w:val="313537"/>
          <w:sz w:val="30"/>
          <w:szCs w:val="30"/>
          <w:highlight w:val="white"/>
          <w:rtl w:val="0"/>
        </w:rPr>
        <w:t xml:space="preserve"> and requires perform </w:t>
      </w:r>
      <w:r w:rsidDel="00000000" w:rsidR="00000000" w:rsidRPr="00000000">
        <w:rPr>
          <w:rFonts w:ascii="Cabin Condensed" w:cs="Cabin Condensed" w:eastAsia="Cabin Condensed" w:hAnsi="Cabin Condensed"/>
          <w:b w:val="1"/>
          <w:color w:val="313537"/>
          <w:sz w:val="34"/>
          <w:szCs w:val="34"/>
          <w:highlight w:val="white"/>
          <w:rtl w:val="0"/>
        </w:rPr>
        <w:t xml:space="preserve">real-time processing large unstructured data.</w:t>
      </w:r>
      <w:r w:rsidDel="00000000" w:rsidR="00000000" w:rsidRPr="00000000">
        <w:rPr>
          <w:rFonts w:ascii="Cabin Condensed" w:cs="Cabin Condensed" w:eastAsia="Cabin Condensed" w:hAnsi="Cabin Condensed"/>
          <w:color w:val="313537"/>
          <w:sz w:val="30"/>
          <w:szCs w:val="30"/>
          <w:highlight w:val="white"/>
          <w:rtl w:val="0"/>
        </w:rPr>
        <w:t xml:space="preserve">  </w:t>
      </w:r>
    </w:p>
    <w:p w:rsidR="00000000" w:rsidDel="00000000" w:rsidP="00000000" w:rsidRDefault="00000000" w:rsidRPr="00000000" w14:paraId="00000006">
      <w:pPr>
        <w:numPr>
          <w:ilvl w:val="0"/>
          <w:numId w:val="31"/>
        </w:numPr>
        <w:spacing w:line="480" w:lineRule="auto"/>
        <w:ind w:left="720" w:hanging="360"/>
        <w:rPr>
          <w:rFonts w:ascii="Cabin Condensed" w:cs="Cabin Condensed" w:eastAsia="Cabin Condensed" w:hAnsi="Cabin Condensed"/>
          <w:sz w:val="30"/>
          <w:szCs w:val="30"/>
          <w:highlight w:val="white"/>
          <w:u w:val="none"/>
        </w:rPr>
      </w:pPr>
      <w:r w:rsidDel="00000000" w:rsidR="00000000" w:rsidRPr="00000000">
        <w:rPr>
          <w:rFonts w:ascii="Cabin Condensed" w:cs="Cabin Condensed" w:eastAsia="Cabin Condensed" w:hAnsi="Cabin Condensed"/>
          <w:b w:val="1"/>
          <w:color w:val="313537"/>
          <w:sz w:val="34"/>
          <w:szCs w:val="34"/>
          <w:highlight w:val="white"/>
          <w:rtl w:val="0"/>
        </w:rPr>
        <w:t xml:space="preserve">Accelerated computing instances</w:t>
      </w:r>
      <w:r w:rsidDel="00000000" w:rsidR="00000000" w:rsidRPr="00000000">
        <w:rPr>
          <w:rFonts w:ascii="Cabin Condensed" w:cs="Cabin Condensed" w:eastAsia="Cabin Condensed" w:hAnsi="Cabin Condensed"/>
          <w:b w:val="1"/>
          <w:color w:val="313537"/>
          <w:sz w:val="30"/>
          <w:szCs w:val="30"/>
          <w:highlight w:val="white"/>
          <w:rtl w:val="0"/>
        </w:rPr>
        <w:t xml:space="preserve"> </w:t>
      </w:r>
      <w:r w:rsidDel="00000000" w:rsidR="00000000" w:rsidRPr="00000000">
        <w:rPr>
          <w:rFonts w:ascii="Cabin Condensed" w:cs="Cabin Condensed" w:eastAsia="Cabin Condensed" w:hAnsi="Cabin Condensed"/>
          <w:color w:val="313537"/>
          <w:sz w:val="30"/>
          <w:szCs w:val="30"/>
          <w:highlight w:val="white"/>
          <w:rtl w:val="0"/>
        </w:rPr>
        <w:t xml:space="preserve">use </w:t>
      </w:r>
      <w:r w:rsidDel="00000000" w:rsidR="00000000" w:rsidRPr="00000000">
        <w:rPr>
          <w:rFonts w:ascii="Cabin Condensed" w:cs="Cabin Condensed" w:eastAsia="Cabin Condensed" w:hAnsi="Cabin Condensed"/>
          <w:b w:val="1"/>
          <w:color w:val="313537"/>
          <w:sz w:val="32"/>
          <w:szCs w:val="32"/>
          <w:highlight w:val="white"/>
          <w:rtl w:val="0"/>
        </w:rPr>
        <w:t xml:space="preserve">hardware accelerators, or coprocessors perform</w:t>
      </w:r>
      <w:r w:rsidDel="00000000" w:rsidR="00000000" w:rsidRPr="00000000">
        <w:rPr>
          <w:rFonts w:ascii="Cabin Condensed" w:cs="Cabin Condensed" w:eastAsia="Cabin Condensed" w:hAnsi="Cabin Condensed"/>
          <w:color w:val="313537"/>
          <w:sz w:val="28"/>
          <w:szCs w:val="28"/>
          <w:highlight w:val="white"/>
          <w:rtl w:val="0"/>
        </w:rPr>
        <w:t xml:space="preserve"> functions very efficiently in running software.  Basically </w:t>
      </w:r>
      <w:r w:rsidDel="00000000" w:rsidR="00000000" w:rsidRPr="00000000">
        <w:rPr>
          <w:rFonts w:ascii="Cabin Condensed" w:cs="Cabin Condensed" w:eastAsia="Cabin Condensed" w:hAnsi="Cabin Condensed"/>
          <w:b w:val="1"/>
          <w:color w:val="313537"/>
          <w:sz w:val="32"/>
          <w:szCs w:val="32"/>
          <w:highlight w:val="white"/>
          <w:rtl w:val="0"/>
        </w:rPr>
        <w:t xml:space="preserve">hardwear speeds up data processing</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Use case </w:t>
      </w:r>
      <w:r w:rsidDel="00000000" w:rsidR="00000000" w:rsidRPr="00000000">
        <w:rPr>
          <w:rFonts w:ascii="Cabin Condensed" w:cs="Cabin Condensed" w:eastAsia="Cabin Condensed" w:hAnsi="Cabin Condensed"/>
          <w:b w:val="1"/>
          <w:color w:val="313537"/>
          <w:sz w:val="32"/>
          <w:szCs w:val="32"/>
          <w:highlight w:val="white"/>
          <w:rtl w:val="0"/>
        </w:rPr>
        <w:t xml:space="preserve">graphics applications, game streaming, and application streaming.</w:t>
      </w:r>
    </w:p>
    <w:p w:rsidR="00000000" w:rsidDel="00000000" w:rsidP="00000000" w:rsidRDefault="00000000" w:rsidRPr="00000000" w14:paraId="00000007">
      <w:pPr>
        <w:numPr>
          <w:ilvl w:val="0"/>
          <w:numId w:val="31"/>
        </w:numPr>
        <w:spacing w:line="480" w:lineRule="auto"/>
        <w:ind w:left="720" w:hanging="360"/>
        <w:rPr>
          <w:rFonts w:ascii="Cabin Condensed" w:cs="Cabin Condensed" w:eastAsia="Cabin Condensed" w:hAnsi="Cabin Condensed"/>
          <w:color w:val="313537"/>
          <w:sz w:val="32"/>
          <w:szCs w:val="32"/>
          <w:highlight w:val="white"/>
        </w:rPr>
      </w:pPr>
      <w:r w:rsidDel="00000000" w:rsidR="00000000" w:rsidRPr="00000000">
        <w:rPr>
          <w:rFonts w:ascii="Cabin Condensed" w:cs="Cabin Condensed" w:eastAsia="Cabin Condensed" w:hAnsi="Cabin Condensed"/>
          <w:b w:val="1"/>
          <w:color w:val="313537"/>
          <w:sz w:val="32"/>
          <w:szCs w:val="32"/>
          <w:highlight w:val="white"/>
          <w:rtl w:val="0"/>
        </w:rPr>
        <w:t xml:space="preserve">Storage optimized instances</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are designed for workloads that</w:t>
      </w:r>
      <w:r w:rsidDel="00000000" w:rsidR="00000000" w:rsidRPr="00000000">
        <w:rPr>
          <w:rFonts w:ascii="Cabin Condensed" w:cs="Cabin Condensed" w:eastAsia="Cabin Condensed" w:hAnsi="Cabin Condensed"/>
          <w:b w:val="1"/>
          <w:color w:val="313537"/>
          <w:sz w:val="32"/>
          <w:szCs w:val="32"/>
          <w:highlight w:val="white"/>
          <w:rtl w:val="0"/>
        </w:rPr>
        <w:t xml:space="preserve"> require high, sequential read and write</w:t>
      </w:r>
      <w:r w:rsidDel="00000000" w:rsidR="00000000" w:rsidRPr="00000000">
        <w:rPr>
          <w:rFonts w:ascii="Cabin Condensed" w:cs="Cabin Condensed" w:eastAsia="Cabin Condensed" w:hAnsi="Cabin Condensed"/>
          <w:color w:val="313537"/>
          <w:sz w:val="28"/>
          <w:szCs w:val="28"/>
          <w:highlight w:val="white"/>
          <w:rtl w:val="0"/>
        </w:rPr>
        <w:t xml:space="preserve"> access to large datasets on</w:t>
      </w:r>
      <w:r w:rsidDel="00000000" w:rsidR="00000000" w:rsidRPr="00000000">
        <w:rPr>
          <w:rFonts w:ascii="Cabin Condensed" w:cs="Cabin Condensed" w:eastAsia="Cabin Condensed" w:hAnsi="Cabin Condensed"/>
          <w:b w:val="1"/>
          <w:color w:val="313537"/>
          <w:sz w:val="32"/>
          <w:szCs w:val="32"/>
          <w:highlight w:val="white"/>
          <w:rtl w:val="0"/>
        </w:rPr>
        <w:t xml:space="preserve"> local storage</w:t>
      </w:r>
      <w:r w:rsidDel="00000000" w:rsidR="00000000" w:rsidRPr="00000000">
        <w:rPr>
          <w:rFonts w:ascii="Cabin Condensed" w:cs="Cabin Condensed" w:eastAsia="Cabin Condensed" w:hAnsi="Cabin Condensed"/>
          <w:color w:val="313537"/>
          <w:sz w:val="28"/>
          <w:szCs w:val="28"/>
          <w:highlight w:val="white"/>
          <w:rtl w:val="0"/>
        </w:rPr>
        <w:t xml:space="preserve">. It can perform tens of thousands </w:t>
      </w:r>
      <w:r w:rsidDel="00000000" w:rsidR="00000000" w:rsidRPr="00000000">
        <w:rPr>
          <w:rFonts w:ascii="Cabin Condensed" w:cs="Cabin Condensed" w:eastAsia="Cabin Condensed" w:hAnsi="Cabin Condensed"/>
          <w:b w:val="1"/>
          <w:color w:val="313537"/>
          <w:sz w:val="30"/>
          <w:szCs w:val="30"/>
          <w:highlight w:val="white"/>
          <w:rtl w:val="0"/>
        </w:rPr>
        <w:t xml:space="preserve">low latency</w:t>
      </w:r>
      <w:r w:rsidDel="00000000" w:rsidR="00000000" w:rsidRPr="00000000">
        <w:rPr>
          <w:rFonts w:ascii="Cabin Condensed" w:cs="Cabin Condensed" w:eastAsia="Cabin Condensed" w:hAnsi="Cabin Condensed"/>
          <w:color w:val="313537"/>
          <w:sz w:val="28"/>
          <w:szCs w:val="28"/>
          <w:highlight w:val="white"/>
          <w:rtl w:val="0"/>
        </w:rPr>
        <w:t xml:space="preserve"> random </w:t>
      </w:r>
      <w:r w:rsidDel="00000000" w:rsidR="00000000" w:rsidRPr="00000000">
        <w:rPr>
          <w:rFonts w:ascii="Cabin Condensed" w:cs="Cabin Condensed" w:eastAsia="Cabin Condensed" w:hAnsi="Cabin Condensed"/>
          <w:b w:val="1"/>
          <w:color w:val="313537"/>
          <w:sz w:val="32"/>
          <w:szCs w:val="32"/>
          <w:highlight w:val="white"/>
          <w:rtl w:val="0"/>
        </w:rPr>
        <w:t xml:space="preserve">input/output operations per second (IOPS).</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Use case </w:t>
      </w:r>
      <w:r w:rsidDel="00000000" w:rsidR="00000000" w:rsidRPr="00000000">
        <w:rPr>
          <w:rFonts w:ascii="Cabin Condensed" w:cs="Cabin Condensed" w:eastAsia="Cabin Condensed" w:hAnsi="Cabin Condensed"/>
          <w:color w:val="313537"/>
          <w:sz w:val="28"/>
          <w:szCs w:val="28"/>
          <w:highlight w:val="white"/>
          <w:rtl w:val="0"/>
        </w:rPr>
        <w:t xml:space="preserve">file distribution system , </w:t>
      </w:r>
      <w:r w:rsidDel="00000000" w:rsidR="00000000" w:rsidRPr="00000000">
        <w:rPr>
          <w:rFonts w:ascii="Cabin Condensed" w:cs="Cabin Condensed" w:eastAsia="Cabin Condensed" w:hAnsi="Cabin Condensed"/>
          <w:b w:val="1"/>
          <w:sz w:val="32"/>
          <w:szCs w:val="32"/>
          <w:highlight w:val="white"/>
          <w:rtl w:val="0"/>
        </w:rPr>
        <w:t xml:space="preserve">data warehousing applications</w:t>
      </w:r>
      <w:r w:rsidDel="00000000" w:rsidR="00000000" w:rsidRPr="00000000">
        <w:rPr>
          <w:rFonts w:ascii="Cabin Condensed" w:cs="Cabin Condensed" w:eastAsia="Cabin Condensed" w:hAnsi="Cabin Condensed"/>
          <w:sz w:val="32"/>
          <w:szCs w:val="32"/>
          <w:highlight w:val="white"/>
          <w:rtl w:val="0"/>
        </w:rPr>
        <w:t xml:space="preserve">, </w:t>
      </w:r>
      <w:r w:rsidDel="00000000" w:rsidR="00000000" w:rsidRPr="00000000">
        <w:rPr>
          <w:rFonts w:ascii="Cabin Condensed" w:cs="Cabin Condensed" w:eastAsia="Cabin Condensed" w:hAnsi="Cabin Condensed"/>
          <w:sz w:val="28"/>
          <w:szCs w:val="28"/>
          <w:highlight w:val="white"/>
          <w:rtl w:val="0"/>
        </w:rPr>
        <w:t xml:space="preserve">and</w:t>
      </w:r>
      <w:r w:rsidDel="00000000" w:rsidR="00000000" w:rsidRPr="00000000">
        <w:rPr>
          <w:rFonts w:ascii="Cabin Condensed" w:cs="Cabin Condensed" w:eastAsia="Cabin Condensed" w:hAnsi="Cabin Condensed"/>
          <w:b w:val="1"/>
          <w:sz w:val="30"/>
          <w:szCs w:val="30"/>
          <w:highlight w:val="white"/>
          <w:rtl w:val="0"/>
        </w:rPr>
        <w:t xml:space="preserve"> high-frequency online transaction processing </w:t>
      </w:r>
      <w:r w:rsidDel="00000000" w:rsidR="00000000" w:rsidRPr="00000000">
        <w:rPr>
          <w:rFonts w:ascii="Cabin Condensed" w:cs="Cabin Condensed" w:eastAsia="Cabin Condensed" w:hAnsi="Cabin Condensed"/>
          <w:sz w:val="28"/>
          <w:szCs w:val="28"/>
          <w:highlight w:val="white"/>
          <w:rtl w:val="0"/>
        </w:rPr>
        <w:t xml:space="preserve">(OLTP) systems. Basically  where low latency IOPS demand is high . </w:t>
      </w:r>
    </w:p>
    <w:p w:rsidR="00000000" w:rsidDel="00000000" w:rsidP="00000000" w:rsidRDefault="00000000" w:rsidRPr="00000000" w14:paraId="00000008">
      <w:pPr>
        <w:spacing w:line="480" w:lineRule="auto"/>
        <w:rPr>
          <w:rFonts w:ascii="Cabin Condensed" w:cs="Cabin Condensed" w:eastAsia="Cabin Condensed" w:hAnsi="Cabin Condensed"/>
          <w:sz w:val="28"/>
          <w:szCs w:val="28"/>
          <w:highlight w:val="white"/>
        </w:rPr>
      </w:pPr>
      <w:r w:rsidDel="00000000" w:rsidR="00000000" w:rsidRPr="00000000">
        <w:rPr>
          <w:rtl w:val="0"/>
        </w:rPr>
      </w:r>
    </w:p>
    <w:p w:rsidR="00000000" w:rsidDel="00000000" w:rsidP="00000000" w:rsidRDefault="00000000" w:rsidRPr="00000000" w14:paraId="00000009">
      <w:pPr>
        <w:spacing w:line="480" w:lineRule="auto"/>
        <w:rPr>
          <w:rFonts w:ascii="Cabin Condensed" w:cs="Cabin Condensed" w:eastAsia="Cabin Condensed" w:hAnsi="Cabin Condensed"/>
          <w:sz w:val="28"/>
          <w:szCs w:val="28"/>
          <w:highlight w:val="white"/>
        </w:rPr>
      </w:pPr>
      <w:r w:rsidDel="00000000" w:rsidR="00000000" w:rsidRPr="00000000">
        <w:rPr>
          <w:rtl w:val="0"/>
        </w:rPr>
      </w:r>
    </w:p>
    <w:p w:rsidR="00000000" w:rsidDel="00000000" w:rsidP="00000000" w:rsidRDefault="00000000" w:rsidRPr="00000000" w14:paraId="0000000A">
      <w:pPr>
        <w:spacing w:line="480" w:lineRule="auto"/>
        <w:rPr>
          <w:rFonts w:ascii="Cabin Condensed" w:cs="Cabin Condensed" w:eastAsia="Cabin Condensed" w:hAnsi="Cabin Condensed"/>
          <w:b w:val="1"/>
          <w:sz w:val="52"/>
          <w:szCs w:val="52"/>
          <w:highlight w:val="white"/>
        </w:rPr>
      </w:pPr>
      <w:r w:rsidDel="00000000" w:rsidR="00000000" w:rsidRPr="00000000">
        <w:rPr>
          <w:rFonts w:ascii="Cabin Condensed" w:cs="Cabin Condensed" w:eastAsia="Cabin Condensed" w:hAnsi="Cabin Condensed"/>
          <w:b w:val="1"/>
          <w:sz w:val="52"/>
          <w:szCs w:val="52"/>
          <w:highlight w:val="white"/>
          <w:rtl w:val="0"/>
        </w:rPr>
        <w:t xml:space="preserve">EC2 instance pricing </w:t>
      </w:r>
    </w:p>
    <w:p w:rsidR="00000000" w:rsidDel="00000000" w:rsidP="00000000" w:rsidRDefault="00000000" w:rsidRPr="00000000" w14:paraId="0000000B">
      <w:pPr>
        <w:numPr>
          <w:ilvl w:val="0"/>
          <w:numId w:val="11"/>
        </w:numPr>
        <w:spacing w:line="480" w:lineRule="auto"/>
        <w:ind w:left="720" w:hanging="360"/>
        <w:rPr>
          <w:rFonts w:ascii="Cabin Condensed" w:cs="Cabin Condensed" w:eastAsia="Cabin Condensed" w:hAnsi="Cabin Condensed"/>
          <w:b w:val="1"/>
          <w:sz w:val="28"/>
          <w:szCs w:val="28"/>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On-Demand Instances</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are ideal for </w:t>
      </w:r>
      <w:r w:rsidDel="00000000" w:rsidR="00000000" w:rsidRPr="00000000">
        <w:rPr>
          <w:rFonts w:ascii="Cabin Condensed" w:cs="Cabin Condensed" w:eastAsia="Cabin Condensed" w:hAnsi="Cabin Condensed"/>
          <w:b w:val="1"/>
          <w:color w:val="313537"/>
          <w:sz w:val="32"/>
          <w:szCs w:val="32"/>
          <w:highlight w:val="white"/>
          <w:rtl w:val="0"/>
        </w:rPr>
        <w:t xml:space="preserve">short-term, irregular workloads </w:t>
      </w:r>
      <w:r w:rsidDel="00000000" w:rsidR="00000000" w:rsidRPr="00000000">
        <w:rPr>
          <w:rFonts w:ascii="Cabin Condensed" w:cs="Cabin Condensed" w:eastAsia="Cabin Condensed" w:hAnsi="Cabin Condensed"/>
          <w:color w:val="313537"/>
          <w:sz w:val="28"/>
          <w:szCs w:val="28"/>
          <w:highlight w:val="white"/>
          <w:rtl w:val="0"/>
        </w:rPr>
        <w:t xml:space="preserve">that </w:t>
      </w:r>
      <w:r w:rsidDel="00000000" w:rsidR="00000000" w:rsidRPr="00000000">
        <w:rPr>
          <w:rFonts w:ascii="Cabin Condensed" w:cs="Cabin Condensed" w:eastAsia="Cabin Condensed" w:hAnsi="Cabin Condensed"/>
          <w:b w:val="1"/>
          <w:color w:val="313537"/>
          <w:sz w:val="30"/>
          <w:szCs w:val="30"/>
          <w:highlight w:val="white"/>
          <w:rtl w:val="0"/>
        </w:rPr>
        <w:t xml:space="preserve">cannot be interrupted</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u w:val="single"/>
          <w:rtl w:val="0"/>
        </w:rPr>
        <w:t xml:space="preserve">No upfront costs</w:t>
      </w:r>
      <w:r w:rsidDel="00000000" w:rsidR="00000000" w:rsidRPr="00000000">
        <w:rPr>
          <w:rFonts w:ascii="Cabin Condensed" w:cs="Cabin Condensed" w:eastAsia="Cabin Condensed" w:hAnsi="Cabin Condensed"/>
          <w:color w:val="313537"/>
          <w:sz w:val="28"/>
          <w:szCs w:val="28"/>
          <w:highlight w:val="white"/>
          <w:rtl w:val="0"/>
        </w:rPr>
        <w:t xml:space="preserve"> or minimum contracts apply. The instances run continuously until you stop them, and </w:t>
      </w:r>
      <w:r w:rsidDel="00000000" w:rsidR="00000000" w:rsidRPr="00000000">
        <w:rPr>
          <w:rFonts w:ascii="Cabin Condensed" w:cs="Cabin Condensed" w:eastAsia="Cabin Condensed" w:hAnsi="Cabin Condensed"/>
          <w:b w:val="1"/>
          <w:color w:val="313537"/>
          <w:sz w:val="32"/>
          <w:szCs w:val="32"/>
          <w:highlight w:val="white"/>
          <w:rtl w:val="0"/>
        </w:rPr>
        <w:t xml:space="preserve">you pay for only the compute time you use.</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Use case</w:t>
      </w:r>
      <w:r w:rsidDel="00000000" w:rsidR="00000000" w:rsidRPr="00000000">
        <w:rPr>
          <w:rFonts w:ascii="Cabin Condensed" w:cs="Cabin Condensed" w:eastAsia="Cabin Condensed" w:hAnsi="Cabin Condensed"/>
          <w:color w:val="313537"/>
          <w:sz w:val="28"/>
          <w:szCs w:val="28"/>
          <w:highlight w:val="white"/>
          <w:rtl w:val="0"/>
        </w:rPr>
        <w:t xml:space="preserve"> testing applications , or for unpredictable usage patterns. Definitely not for long term use . </w:t>
      </w:r>
    </w:p>
    <w:p w:rsidR="00000000" w:rsidDel="00000000" w:rsidP="00000000" w:rsidRDefault="00000000" w:rsidRPr="00000000" w14:paraId="0000000C">
      <w:pPr>
        <w:numPr>
          <w:ilvl w:val="0"/>
          <w:numId w:val="11"/>
        </w:numPr>
        <w:spacing w:line="480" w:lineRule="auto"/>
        <w:ind w:left="720" w:hanging="360"/>
        <w:rPr>
          <w:rFonts w:ascii="Cabin Condensed" w:cs="Cabin Condensed" w:eastAsia="Cabin Condensed" w:hAnsi="Cabin Condensed"/>
          <w:color w:val="313537"/>
          <w:sz w:val="34"/>
          <w:szCs w:val="34"/>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Amazon EC2 Savings Plans </w:t>
      </w:r>
      <w:r w:rsidDel="00000000" w:rsidR="00000000" w:rsidRPr="00000000">
        <w:rPr>
          <w:rFonts w:ascii="Cabin Condensed" w:cs="Cabin Condensed" w:eastAsia="Cabin Condensed" w:hAnsi="Cabin Condensed"/>
          <w:color w:val="313537"/>
          <w:sz w:val="30"/>
          <w:szCs w:val="30"/>
          <w:highlight w:val="white"/>
          <w:rtl w:val="0"/>
        </w:rPr>
        <w:t xml:space="preserve">can </w:t>
      </w:r>
      <w:r w:rsidDel="00000000" w:rsidR="00000000" w:rsidRPr="00000000">
        <w:rPr>
          <w:rFonts w:ascii="Cabin Condensed" w:cs="Cabin Condensed" w:eastAsia="Cabin Condensed" w:hAnsi="Cabin Condensed"/>
          <w:color w:val="313537"/>
          <w:sz w:val="28"/>
          <w:szCs w:val="28"/>
          <w:highlight w:val="white"/>
          <w:rtl w:val="0"/>
        </w:rPr>
        <w:t xml:space="preserve">get Up to </w:t>
      </w:r>
      <w:r w:rsidDel="00000000" w:rsidR="00000000" w:rsidRPr="00000000">
        <w:rPr>
          <w:rFonts w:ascii="Cabin Condensed" w:cs="Cabin Condensed" w:eastAsia="Cabin Condensed" w:hAnsi="Cabin Condensed"/>
          <w:b w:val="1"/>
          <w:color w:val="313537"/>
          <w:sz w:val="32"/>
          <w:szCs w:val="32"/>
          <w:highlight w:val="white"/>
          <w:rtl w:val="0"/>
        </w:rPr>
        <w:t xml:space="preserve">72% discount</w:t>
      </w:r>
      <w:r w:rsidDel="00000000" w:rsidR="00000000" w:rsidRPr="00000000">
        <w:rPr>
          <w:rFonts w:ascii="Cabin Condensed" w:cs="Cabin Condensed" w:eastAsia="Cabin Condensed" w:hAnsi="Cabin Condensed"/>
          <w:color w:val="313537"/>
          <w:sz w:val="28"/>
          <w:szCs w:val="28"/>
          <w:highlight w:val="white"/>
          <w:rtl w:val="0"/>
        </w:rPr>
        <w:t xml:space="preserve"> If you commit to</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30"/>
          <w:szCs w:val="30"/>
          <w:highlight w:val="white"/>
          <w:rtl w:val="0"/>
        </w:rPr>
        <w:t xml:space="preserve">1 or 3years  term commitment.</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Use case</w:t>
      </w:r>
      <w:r w:rsidDel="00000000" w:rsidR="00000000" w:rsidRPr="00000000">
        <w:rPr>
          <w:rFonts w:ascii="Cabin Condensed" w:cs="Cabin Condensed" w:eastAsia="Cabin Condensed" w:hAnsi="Cabin Condensed"/>
          <w:color w:val="313537"/>
          <w:sz w:val="28"/>
          <w:szCs w:val="28"/>
          <w:highlight w:val="white"/>
          <w:rtl w:val="0"/>
        </w:rPr>
        <w:t xml:space="preserve"> basically when demand is predictable. when you know how much you going to use.</w:t>
      </w:r>
    </w:p>
    <w:p w:rsidR="00000000" w:rsidDel="00000000" w:rsidP="00000000" w:rsidRDefault="00000000" w:rsidRPr="00000000" w14:paraId="0000000D">
      <w:pPr>
        <w:numPr>
          <w:ilvl w:val="0"/>
          <w:numId w:val="11"/>
        </w:numPr>
        <w:spacing w:line="480" w:lineRule="auto"/>
        <w:ind w:left="720" w:hanging="360"/>
        <w:rPr>
          <w:rFonts w:ascii="Cabin Condensed" w:cs="Cabin Condensed" w:eastAsia="Cabin Condensed" w:hAnsi="Cabin Condensed"/>
          <w:color w:val="313537"/>
          <w:sz w:val="34"/>
          <w:szCs w:val="34"/>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Reserved Instances </w:t>
      </w:r>
      <w:r w:rsidDel="00000000" w:rsidR="00000000" w:rsidRPr="00000000">
        <w:rPr>
          <w:rFonts w:ascii="Cabin Condensed" w:cs="Cabin Condensed" w:eastAsia="Cabin Condensed" w:hAnsi="Cabin Condensed"/>
          <w:color w:val="313537"/>
          <w:sz w:val="28"/>
          <w:szCs w:val="28"/>
          <w:highlight w:val="white"/>
          <w:rtl w:val="0"/>
        </w:rPr>
        <w:t xml:space="preserve">Cheaper than on-demand instance. </w:t>
      </w:r>
      <w:r w:rsidDel="00000000" w:rsidR="00000000" w:rsidRPr="00000000">
        <w:rPr>
          <w:rFonts w:ascii="Cabin Condensed" w:cs="Cabin Condensed" w:eastAsia="Cabin Condensed" w:hAnsi="Cabin Condensed"/>
          <w:color w:val="313537"/>
          <w:sz w:val="24"/>
          <w:szCs w:val="24"/>
          <w:highlight w:val="white"/>
          <w:rtl w:val="0"/>
        </w:rPr>
        <w:t xml:space="preserve">offer you up to a </w:t>
      </w:r>
      <w:r w:rsidDel="00000000" w:rsidR="00000000" w:rsidRPr="00000000">
        <w:rPr>
          <w:rFonts w:ascii="Cabin Condensed" w:cs="Cabin Condensed" w:eastAsia="Cabin Condensed" w:hAnsi="Cabin Condensed"/>
          <w:b w:val="1"/>
          <w:color w:val="313537"/>
          <w:sz w:val="28"/>
          <w:szCs w:val="28"/>
          <w:highlight w:val="white"/>
          <w:rtl w:val="0"/>
        </w:rPr>
        <w:t xml:space="preserve">75% discount versus On-Demand pricing.</w:t>
      </w:r>
      <w:r w:rsidDel="00000000" w:rsidR="00000000" w:rsidRPr="00000000">
        <w:rPr>
          <w:rFonts w:ascii="Cabin Condensed" w:cs="Cabin Condensed" w:eastAsia="Cabin Condensed" w:hAnsi="Cabin Condensed"/>
          <w:b w:val="1"/>
          <w:color w:val="313537"/>
          <w:sz w:val="32"/>
          <w:szCs w:val="32"/>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 can purchase</w:t>
      </w:r>
      <w:r w:rsidDel="00000000" w:rsidR="00000000" w:rsidRPr="00000000">
        <w:rPr>
          <w:rFonts w:ascii="Cabin Condensed" w:cs="Cabin Condensed" w:eastAsia="Cabin Condensed" w:hAnsi="Cabin Condensed"/>
          <w:b w:val="1"/>
          <w:color w:val="313537"/>
          <w:sz w:val="32"/>
          <w:szCs w:val="32"/>
          <w:highlight w:val="white"/>
          <w:rtl w:val="0"/>
        </w:rPr>
        <w:t xml:space="preserve"> standard and convertible reserved </w:t>
      </w:r>
      <w:r w:rsidDel="00000000" w:rsidR="00000000" w:rsidRPr="00000000">
        <w:rPr>
          <w:rFonts w:ascii="Cabin Condensed" w:cs="Cabin Condensed" w:eastAsia="Cabin Condensed" w:hAnsi="Cabin Condensed"/>
          <w:color w:val="313537"/>
          <w:sz w:val="28"/>
          <w:szCs w:val="28"/>
          <w:highlight w:val="white"/>
          <w:rtl w:val="0"/>
        </w:rPr>
        <w:t xml:space="preserve">instances for </w:t>
      </w:r>
      <w:r w:rsidDel="00000000" w:rsidR="00000000" w:rsidRPr="00000000">
        <w:rPr>
          <w:rFonts w:ascii="Cabin Condensed" w:cs="Cabin Condensed" w:eastAsia="Cabin Condensed" w:hAnsi="Cabin Condensed"/>
          <w:b w:val="1"/>
          <w:color w:val="313537"/>
          <w:sz w:val="32"/>
          <w:szCs w:val="32"/>
          <w:highlight w:val="white"/>
          <w:rtl w:val="0"/>
        </w:rPr>
        <w:t xml:space="preserve">1 or  3 year term</w:t>
      </w:r>
      <w:r w:rsidDel="00000000" w:rsidR="00000000" w:rsidRPr="00000000">
        <w:rPr>
          <w:rFonts w:ascii="Cabin Condensed" w:cs="Cabin Condensed" w:eastAsia="Cabin Condensed" w:hAnsi="Cabin Condensed"/>
          <w:color w:val="313537"/>
          <w:sz w:val="28"/>
          <w:szCs w:val="28"/>
          <w:highlight w:val="white"/>
          <w:rtl w:val="0"/>
        </w:rPr>
        <w:t xml:space="preserve">. You get</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u w:val="single"/>
          <w:rtl w:val="0"/>
        </w:rPr>
        <w:t xml:space="preserve">more discount</w:t>
      </w:r>
      <w:r w:rsidDel="00000000" w:rsidR="00000000" w:rsidRPr="00000000">
        <w:rPr>
          <w:rFonts w:ascii="Cabin Condensed" w:cs="Cabin Condensed" w:eastAsia="Cabin Condensed" w:hAnsi="Cabin Condensed"/>
          <w:color w:val="313537"/>
          <w:sz w:val="28"/>
          <w:szCs w:val="28"/>
          <w:highlight w:val="white"/>
          <w:rtl w:val="0"/>
        </w:rPr>
        <w:t xml:space="preserve"> if you </w:t>
      </w:r>
      <w:r w:rsidDel="00000000" w:rsidR="00000000" w:rsidRPr="00000000">
        <w:rPr>
          <w:rFonts w:ascii="Cabin Condensed" w:cs="Cabin Condensed" w:eastAsia="Cabin Condensed" w:hAnsi="Cabin Condensed"/>
          <w:b w:val="1"/>
          <w:color w:val="313537"/>
          <w:sz w:val="28"/>
          <w:szCs w:val="28"/>
          <w:highlight w:val="white"/>
          <w:rtl w:val="0"/>
        </w:rPr>
        <w:t xml:space="preserve">pay all </w:t>
      </w:r>
      <w:r w:rsidDel="00000000" w:rsidR="00000000" w:rsidRPr="00000000">
        <w:rPr>
          <w:rFonts w:ascii="Cabin Condensed" w:cs="Cabin Condensed" w:eastAsia="Cabin Condensed" w:hAnsi="Cabin Condensed"/>
          <w:b w:val="1"/>
          <w:color w:val="313537"/>
          <w:sz w:val="28"/>
          <w:szCs w:val="28"/>
          <w:highlight w:val="white"/>
          <w:u w:val="single"/>
          <w:rtl w:val="0"/>
        </w:rPr>
        <w:t xml:space="preserve">upfront </w:t>
      </w:r>
      <w:r w:rsidDel="00000000" w:rsidR="00000000" w:rsidRPr="00000000">
        <w:rPr>
          <w:rFonts w:ascii="Cabin Condensed" w:cs="Cabin Condensed" w:eastAsia="Cabin Condensed" w:hAnsi="Cabin Condensed"/>
          <w:color w:val="313537"/>
          <w:sz w:val="28"/>
          <w:szCs w:val="28"/>
          <w:highlight w:val="white"/>
          <w:rtl w:val="0"/>
        </w:rPr>
        <w:t xml:space="preserve">And get  least amount of Discount when you don't pay anything upfront. </w:t>
      </w:r>
      <w:r w:rsidDel="00000000" w:rsidR="00000000" w:rsidRPr="00000000">
        <w:rPr>
          <w:rFonts w:ascii="Cabin Condensed" w:cs="Cabin Condensed" w:eastAsia="Cabin Condensed" w:hAnsi="Cabin Condensed"/>
          <w:b w:val="1"/>
          <w:color w:val="313537"/>
          <w:sz w:val="28"/>
          <w:szCs w:val="28"/>
          <w:highlight w:val="white"/>
          <w:rtl w:val="0"/>
        </w:rPr>
        <w:t xml:space="preserve">Use case</w:t>
      </w:r>
      <w:r w:rsidDel="00000000" w:rsidR="00000000" w:rsidRPr="00000000">
        <w:rPr>
          <w:rFonts w:ascii="Cabin Condensed" w:cs="Cabin Condensed" w:eastAsia="Cabin Condensed" w:hAnsi="Cabin Condensed"/>
          <w:color w:val="313537"/>
          <w:sz w:val="28"/>
          <w:szCs w:val="28"/>
          <w:highlight w:val="white"/>
          <w:rtl w:val="0"/>
        </w:rPr>
        <w:t xml:space="preserve"> when demand is predictable.</w:t>
      </w:r>
    </w:p>
    <w:p w:rsidR="00000000" w:rsidDel="00000000" w:rsidP="00000000" w:rsidRDefault="00000000" w:rsidRPr="00000000" w14:paraId="0000000E">
      <w:pPr>
        <w:numPr>
          <w:ilvl w:val="0"/>
          <w:numId w:val="11"/>
        </w:numPr>
        <w:spacing w:line="480" w:lineRule="auto"/>
        <w:ind w:left="720" w:hanging="360"/>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Spot on instance </w:t>
      </w:r>
      <w:r w:rsidDel="00000000" w:rsidR="00000000" w:rsidRPr="00000000">
        <w:rPr>
          <w:rFonts w:ascii="Cabin Condensed" w:cs="Cabin Condensed" w:eastAsia="Cabin Condensed" w:hAnsi="Cabin Condensed"/>
          <w:color w:val="313537"/>
          <w:sz w:val="28"/>
          <w:szCs w:val="28"/>
          <w:highlight w:val="white"/>
          <w:rtl w:val="0"/>
        </w:rPr>
        <w:t xml:space="preserve">Offers </w:t>
      </w:r>
      <w:r w:rsidDel="00000000" w:rsidR="00000000" w:rsidRPr="00000000">
        <w:rPr>
          <w:rFonts w:ascii="Cabin Condensed" w:cs="Cabin Condensed" w:eastAsia="Cabin Condensed" w:hAnsi="Cabin Condensed"/>
          <w:b w:val="1"/>
          <w:color w:val="313537"/>
          <w:sz w:val="32"/>
          <w:szCs w:val="32"/>
          <w:highlight w:val="white"/>
          <w:rtl w:val="0"/>
        </w:rPr>
        <w:t xml:space="preserve">highest amount of discounts</w:t>
      </w:r>
      <w:r w:rsidDel="00000000" w:rsidR="00000000" w:rsidRPr="00000000">
        <w:rPr>
          <w:rFonts w:ascii="Cabin Condensed" w:cs="Cabin Condensed" w:eastAsia="Cabin Condensed" w:hAnsi="Cabin Condensed"/>
          <w:color w:val="313537"/>
          <w:sz w:val="28"/>
          <w:szCs w:val="28"/>
          <w:highlight w:val="white"/>
          <w:rtl w:val="0"/>
        </w:rPr>
        <w:t xml:space="preserve"> . </w:t>
      </w:r>
      <w:r w:rsidDel="00000000" w:rsidR="00000000" w:rsidRPr="00000000">
        <w:rPr>
          <w:rFonts w:ascii="Cabin Condensed" w:cs="Cabin Condensed" w:eastAsia="Cabin Condensed" w:hAnsi="Cabin Condensed"/>
          <w:b w:val="1"/>
          <w:color w:val="313537"/>
          <w:sz w:val="30"/>
          <w:szCs w:val="30"/>
          <w:highlight w:val="white"/>
          <w:rtl w:val="0"/>
        </w:rPr>
        <w:t xml:space="preserve">Discounts up to 90%. </w:t>
      </w:r>
      <w:r w:rsidDel="00000000" w:rsidR="00000000" w:rsidRPr="00000000">
        <w:rPr>
          <w:rFonts w:ascii="Cabin Condensed" w:cs="Cabin Condensed" w:eastAsia="Cabin Condensed" w:hAnsi="Cabin Condensed"/>
          <w:color w:val="313537"/>
          <w:sz w:val="28"/>
          <w:szCs w:val="28"/>
          <w:highlight w:val="white"/>
          <w:rtl w:val="0"/>
        </w:rPr>
        <w:t xml:space="preserve">AWS allows you to request </w:t>
      </w:r>
      <w:r w:rsidDel="00000000" w:rsidR="00000000" w:rsidRPr="00000000">
        <w:rPr>
          <w:rFonts w:ascii="Cabin Condensed" w:cs="Cabin Condensed" w:eastAsia="Cabin Condensed" w:hAnsi="Cabin Condensed"/>
          <w:b w:val="1"/>
          <w:color w:val="313537"/>
          <w:sz w:val="32"/>
          <w:szCs w:val="32"/>
          <w:highlight w:val="white"/>
          <w:rtl w:val="0"/>
        </w:rPr>
        <w:t xml:space="preserve">spare capacity instance</w:t>
      </w:r>
      <w:r w:rsidDel="00000000" w:rsidR="00000000" w:rsidRPr="00000000">
        <w:rPr>
          <w:rFonts w:ascii="Cabin Condensed" w:cs="Cabin Condensed" w:eastAsia="Cabin Condensed" w:hAnsi="Cabin Condensed"/>
          <w:color w:val="313537"/>
          <w:sz w:val="28"/>
          <w:szCs w:val="28"/>
          <w:highlight w:val="white"/>
          <w:rtl w:val="0"/>
        </w:rPr>
        <w:t xml:space="preserve"> basically when the availability Zone have spear Computing capacity.  but the catch is AWS can </w:t>
      </w:r>
      <w:r w:rsidDel="00000000" w:rsidR="00000000" w:rsidRPr="00000000">
        <w:rPr>
          <w:rFonts w:ascii="Cabin Condensed" w:cs="Cabin Condensed" w:eastAsia="Cabin Condensed" w:hAnsi="Cabin Condensed"/>
          <w:b w:val="1"/>
          <w:color w:val="313537"/>
          <w:sz w:val="32"/>
          <w:szCs w:val="32"/>
          <w:highlight w:val="white"/>
          <w:rtl w:val="0"/>
        </w:rPr>
        <w:t xml:space="preserve">terminate instance Any time</w:t>
      </w:r>
      <w:r w:rsidDel="00000000" w:rsidR="00000000" w:rsidRPr="00000000">
        <w:rPr>
          <w:rFonts w:ascii="Cabin Condensed" w:cs="Cabin Condensed" w:eastAsia="Cabin Condensed" w:hAnsi="Cabin Condensed"/>
          <w:color w:val="313537"/>
          <w:sz w:val="28"/>
          <w:szCs w:val="28"/>
          <w:highlight w:val="white"/>
          <w:rtl w:val="0"/>
        </w:rPr>
        <w:t xml:space="preserve"> . </w:t>
      </w:r>
      <w:r w:rsidDel="00000000" w:rsidR="00000000" w:rsidRPr="00000000">
        <w:rPr>
          <w:rFonts w:ascii="Cabin Condensed" w:cs="Cabin Condensed" w:eastAsia="Cabin Condensed" w:hAnsi="Cabin Condensed"/>
          <w:b w:val="1"/>
          <w:color w:val="313537"/>
          <w:sz w:val="28"/>
          <w:szCs w:val="28"/>
          <w:highlight w:val="white"/>
          <w:rtl w:val="0"/>
        </w:rPr>
        <w:t xml:space="preserve">use case</w:t>
      </w:r>
      <w:r w:rsidDel="00000000" w:rsidR="00000000" w:rsidRPr="00000000">
        <w:rPr>
          <w:rFonts w:ascii="Cabin Condensed" w:cs="Cabin Condensed" w:eastAsia="Cabin Condensed" w:hAnsi="Cabin Condensed"/>
          <w:color w:val="313537"/>
          <w:sz w:val="28"/>
          <w:szCs w:val="28"/>
          <w:highlight w:val="white"/>
          <w:rtl w:val="0"/>
        </w:rPr>
        <w:t xml:space="preserve">  For workloads that </w:t>
      </w:r>
      <w:r w:rsidDel="00000000" w:rsidR="00000000" w:rsidRPr="00000000">
        <w:rPr>
          <w:rFonts w:ascii="Cabin Condensed" w:cs="Cabin Condensed" w:eastAsia="Cabin Condensed" w:hAnsi="Cabin Condensed"/>
          <w:color w:val="313537"/>
          <w:sz w:val="28"/>
          <w:szCs w:val="28"/>
          <w:highlight w:val="white"/>
          <w:u w:val="single"/>
          <w:rtl w:val="0"/>
        </w:rPr>
        <w:t xml:space="preserve">tolerate interruptions.</w:t>
      </w:r>
    </w:p>
    <w:p w:rsidR="00000000" w:rsidDel="00000000" w:rsidP="00000000" w:rsidRDefault="00000000" w:rsidRPr="00000000" w14:paraId="0000000F">
      <w:pPr>
        <w:numPr>
          <w:ilvl w:val="0"/>
          <w:numId w:val="11"/>
        </w:numPr>
        <w:spacing w:line="480" w:lineRule="auto"/>
        <w:ind w:left="720" w:hanging="360"/>
        <w:rPr>
          <w:rFonts w:ascii="Cabin Condensed" w:cs="Cabin Condensed" w:eastAsia="Cabin Condensed" w:hAnsi="Cabin Condensed"/>
          <w:b w:val="1"/>
          <w:color w:val="313537"/>
          <w:sz w:val="34"/>
          <w:szCs w:val="34"/>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Dedicated Hosts </w:t>
      </w:r>
      <w:r w:rsidDel="00000000" w:rsidR="00000000" w:rsidRPr="00000000">
        <w:rPr>
          <w:rFonts w:ascii="Cabin Condensed" w:cs="Cabin Condensed" w:eastAsia="Cabin Condensed" w:hAnsi="Cabin Condensed"/>
          <w:color w:val="313537"/>
          <w:sz w:val="28"/>
          <w:szCs w:val="28"/>
          <w:highlight w:val="white"/>
          <w:rtl w:val="0"/>
        </w:rPr>
        <w:t xml:space="preserve">These are basically</w:t>
      </w:r>
      <w:r w:rsidDel="00000000" w:rsidR="00000000" w:rsidRPr="00000000">
        <w:rPr>
          <w:rFonts w:ascii="Cabin Condensed" w:cs="Cabin Condensed" w:eastAsia="Cabin Condensed" w:hAnsi="Cabin Condensed"/>
          <w:b w:val="1"/>
          <w:color w:val="313537"/>
          <w:sz w:val="32"/>
          <w:szCs w:val="32"/>
          <w:highlight w:val="white"/>
          <w:rtl w:val="0"/>
        </w:rPr>
        <w:t xml:space="preserve"> physical host </w:t>
      </w:r>
      <w:r w:rsidDel="00000000" w:rsidR="00000000" w:rsidRPr="00000000">
        <w:rPr>
          <w:rFonts w:ascii="Cabin Condensed" w:cs="Cabin Condensed" w:eastAsia="Cabin Condensed" w:hAnsi="Cabin Condensed"/>
          <w:b w:val="1"/>
          <w:color w:val="313537"/>
          <w:sz w:val="28"/>
          <w:szCs w:val="28"/>
          <w:highlight w:val="white"/>
          <w:rtl w:val="0"/>
        </w:rPr>
        <w:t xml:space="preserve">.</w:t>
      </w:r>
      <w:r w:rsidDel="00000000" w:rsidR="00000000" w:rsidRPr="00000000">
        <w:rPr>
          <w:rFonts w:ascii="Cabin Condensed" w:cs="Cabin Condensed" w:eastAsia="Cabin Condensed" w:hAnsi="Cabin Condensed"/>
          <w:color w:val="313537"/>
          <w:sz w:val="28"/>
          <w:szCs w:val="28"/>
          <w:highlight w:val="white"/>
          <w:rtl w:val="0"/>
        </w:rPr>
        <w:t xml:space="preserve"> When</w:t>
      </w:r>
      <w:r w:rsidDel="00000000" w:rsidR="00000000" w:rsidRPr="00000000">
        <w:rPr>
          <w:rFonts w:ascii="Cabin Condensed" w:cs="Cabin Condensed" w:eastAsia="Cabin Condensed" w:hAnsi="Cabin Condensed"/>
          <w:b w:val="1"/>
          <w:color w:val="313537"/>
          <w:sz w:val="28"/>
          <w:szCs w:val="28"/>
          <w:highlight w:val="white"/>
          <w:rtl w:val="0"/>
        </w:rPr>
        <w:t xml:space="preserve"> t</w:t>
      </w:r>
      <w:r w:rsidDel="00000000" w:rsidR="00000000" w:rsidRPr="00000000">
        <w:rPr>
          <w:rFonts w:ascii="Cabin Condensed" w:cs="Cabin Condensed" w:eastAsia="Cabin Condensed" w:hAnsi="Cabin Condensed"/>
          <w:b w:val="1"/>
          <w:color w:val="313537"/>
          <w:sz w:val="32"/>
          <w:szCs w:val="32"/>
          <w:highlight w:val="white"/>
          <w:rtl w:val="0"/>
        </w:rPr>
        <w:t xml:space="preserve">he whole physical server is dedicated to your needs.</w:t>
      </w:r>
      <w:r w:rsidDel="00000000" w:rsidR="00000000" w:rsidRPr="00000000">
        <w:rPr>
          <w:rFonts w:ascii="Cabin Condensed" w:cs="Cabin Condensed" w:eastAsia="Cabin Condensed" w:hAnsi="Cabin Condensed"/>
          <w:color w:val="313537"/>
          <w:sz w:val="28"/>
          <w:szCs w:val="28"/>
          <w:highlight w:val="white"/>
          <w:rtl w:val="0"/>
        </w:rPr>
        <w:t xml:space="preserve"> It is the </w:t>
      </w:r>
      <w:r w:rsidDel="00000000" w:rsidR="00000000" w:rsidRPr="00000000">
        <w:rPr>
          <w:rFonts w:ascii="Cabin Condensed" w:cs="Cabin Condensed" w:eastAsia="Cabin Condensed" w:hAnsi="Cabin Condensed"/>
          <w:b w:val="1"/>
          <w:color w:val="313537"/>
          <w:sz w:val="32"/>
          <w:szCs w:val="32"/>
          <w:highlight w:val="white"/>
          <w:rtl w:val="0"/>
        </w:rPr>
        <w:t xml:space="preserve">most expensive</w:t>
      </w:r>
      <w:r w:rsidDel="00000000" w:rsidR="00000000" w:rsidRPr="00000000">
        <w:rPr>
          <w:rFonts w:ascii="Cabin Condensed" w:cs="Cabin Condensed" w:eastAsia="Cabin Condensed" w:hAnsi="Cabin Condensed"/>
          <w:color w:val="313537"/>
          <w:sz w:val="28"/>
          <w:szCs w:val="28"/>
          <w:highlight w:val="white"/>
          <w:rtl w:val="0"/>
        </w:rPr>
        <w:t xml:space="preserve"> option. </w:t>
      </w:r>
      <w:r w:rsidDel="00000000" w:rsidR="00000000" w:rsidRPr="00000000">
        <w:rPr>
          <w:rFonts w:ascii="Cabin Condensed" w:cs="Cabin Condensed" w:eastAsia="Cabin Condensed" w:hAnsi="Cabin Condensed"/>
          <w:b w:val="1"/>
          <w:color w:val="313537"/>
          <w:sz w:val="28"/>
          <w:szCs w:val="28"/>
          <w:highlight w:val="white"/>
          <w:rtl w:val="0"/>
        </w:rPr>
        <w:t xml:space="preserve">Use case </w:t>
      </w:r>
      <w:r w:rsidDel="00000000" w:rsidR="00000000" w:rsidRPr="00000000">
        <w:rPr>
          <w:rFonts w:ascii="Cabin Condensed" w:cs="Cabin Condensed" w:eastAsia="Cabin Condensed" w:hAnsi="Cabin Condensed"/>
          <w:color w:val="313537"/>
          <w:sz w:val="28"/>
          <w:szCs w:val="28"/>
          <w:highlight w:val="white"/>
          <w:rtl w:val="0"/>
        </w:rPr>
        <w:t xml:space="preserve">to comply with </w:t>
      </w:r>
      <w:r w:rsidDel="00000000" w:rsidR="00000000" w:rsidRPr="00000000">
        <w:rPr>
          <w:rFonts w:ascii="Cabin Condensed" w:cs="Cabin Condensed" w:eastAsia="Cabin Condensed" w:hAnsi="Cabin Condensed"/>
          <w:b w:val="1"/>
          <w:color w:val="313537"/>
          <w:sz w:val="30"/>
          <w:szCs w:val="30"/>
          <w:highlight w:val="white"/>
          <w:rtl w:val="0"/>
        </w:rPr>
        <w:t xml:space="preserve">regulatory requirements </w:t>
      </w:r>
      <w:r w:rsidDel="00000000" w:rsidR="00000000" w:rsidRPr="00000000">
        <w:rPr>
          <w:rFonts w:ascii="Cabin Condensed" w:cs="Cabin Condensed" w:eastAsia="Cabin Condensed" w:hAnsi="Cabin Condensed"/>
          <w:color w:val="313537"/>
          <w:sz w:val="28"/>
          <w:szCs w:val="28"/>
          <w:highlight w:val="white"/>
          <w:rtl w:val="0"/>
        </w:rPr>
        <w:t xml:space="preserve">of the company. For example Healthcare data, Financial transactions And sensitive information. </w:t>
      </w:r>
    </w:p>
    <w:p w:rsidR="00000000" w:rsidDel="00000000" w:rsidP="00000000" w:rsidRDefault="00000000" w:rsidRPr="00000000" w14:paraId="00000010">
      <w:pPr>
        <w:spacing w:line="480" w:lineRule="auto"/>
        <w:rPr>
          <w:rFonts w:ascii="Cabin Condensed" w:cs="Cabin Condensed" w:eastAsia="Cabin Condensed" w:hAnsi="Cabin Condensed"/>
          <w:color w:val="313537"/>
          <w:sz w:val="28"/>
          <w:szCs w:val="28"/>
          <w:highlight w:val="white"/>
        </w:rPr>
      </w:pPr>
      <w:r w:rsidDel="00000000" w:rsidR="00000000" w:rsidRPr="00000000">
        <w:rPr>
          <w:rtl w:val="0"/>
        </w:rPr>
      </w:r>
    </w:p>
    <w:p w:rsidR="00000000" w:rsidDel="00000000" w:rsidP="00000000" w:rsidRDefault="00000000" w:rsidRPr="00000000" w14:paraId="00000011">
      <w:pPr>
        <w:spacing w:line="480" w:lineRule="auto"/>
        <w:rPr>
          <w:rFonts w:ascii="Cabin Condensed" w:cs="Cabin Condensed" w:eastAsia="Cabin Condensed" w:hAnsi="Cabin Condensed"/>
          <w:color w:val="313537"/>
          <w:sz w:val="28"/>
          <w:szCs w:val="28"/>
          <w:highlight w:val="white"/>
        </w:rPr>
      </w:pPr>
      <w:r w:rsidDel="00000000" w:rsidR="00000000" w:rsidRPr="00000000">
        <w:rPr>
          <w:rtl w:val="0"/>
        </w:rPr>
      </w:r>
    </w:p>
    <w:p w:rsidR="00000000" w:rsidDel="00000000" w:rsidP="00000000" w:rsidRDefault="00000000" w:rsidRPr="00000000" w14:paraId="00000012">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tl w:val="0"/>
        </w:rPr>
      </w:r>
    </w:p>
    <w:p w:rsidR="00000000" w:rsidDel="00000000" w:rsidP="00000000" w:rsidRDefault="00000000" w:rsidRPr="00000000" w14:paraId="00000013">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tl w:val="0"/>
        </w:rPr>
      </w:r>
    </w:p>
    <w:p w:rsidR="00000000" w:rsidDel="00000000" w:rsidP="00000000" w:rsidRDefault="00000000" w:rsidRPr="00000000" w14:paraId="00000014">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tl w:val="0"/>
        </w:rPr>
      </w:r>
    </w:p>
    <w:p w:rsidR="00000000" w:rsidDel="00000000" w:rsidP="00000000" w:rsidRDefault="00000000" w:rsidRPr="00000000" w14:paraId="00000015">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Fonts w:ascii="Cabin Condensed" w:cs="Cabin Condensed" w:eastAsia="Cabin Condensed" w:hAnsi="Cabin Condensed"/>
          <w:b w:val="1"/>
          <w:color w:val="313537"/>
          <w:sz w:val="36"/>
          <w:szCs w:val="36"/>
          <w:highlight w:val="white"/>
          <w:rtl w:val="0"/>
        </w:rPr>
        <w:t xml:space="preserve">Auto scaling vs. elastic load balancing</w:t>
      </w:r>
    </w:p>
    <w:p w:rsidR="00000000" w:rsidDel="00000000" w:rsidP="00000000" w:rsidRDefault="00000000" w:rsidRPr="00000000" w14:paraId="00000016">
      <w:pPr>
        <w:spacing w:line="480" w:lineRule="auto"/>
        <w:rPr>
          <w:rFonts w:ascii="Cabin Condensed" w:cs="Cabin Condensed" w:eastAsia="Cabin Condensed" w:hAnsi="Cabin Condensed"/>
          <w:color w:val="313537"/>
          <w:sz w:val="36"/>
          <w:szCs w:val="36"/>
          <w:highlight w:val="white"/>
        </w:rPr>
      </w:pPr>
      <w:r w:rsidDel="00000000" w:rsidR="00000000" w:rsidRPr="00000000">
        <w:rPr>
          <w:rFonts w:ascii="Cabin Condensed" w:cs="Cabin Condensed" w:eastAsia="Cabin Condensed" w:hAnsi="Cabin Condensed"/>
          <w:b w:val="1"/>
          <w:color w:val="313537"/>
          <w:sz w:val="36"/>
          <w:szCs w:val="36"/>
          <w:highlight w:val="white"/>
          <w:rtl w:val="0"/>
        </w:rPr>
        <w:t xml:space="preserve">Auto-scaling i</w:t>
      </w:r>
      <w:r w:rsidDel="00000000" w:rsidR="00000000" w:rsidRPr="00000000">
        <w:rPr>
          <w:rFonts w:ascii="Cabin Condensed" w:cs="Cabin Condensed" w:eastAsia="Cabin Condensed" w:hAnsi="Cabin Condensed"/>
          <w:color w:val="313537"/>
          <w:sz w:val="36"/>
          <w:szCs w:val="36"/>
          <w:highlight w:val="white"/>
          <w:rtl w:val="0"/>
        </w:rPr>
        <w:t xml:space="preserve">s</w:t>
      </w:r>
      <w:r w:rsidDel="00000000" w:rsidR="00000000" w:rsidRPr="00000000">
        <w:rPr>
          <w:rFonts w:ascii="Cabin Condensed" w:cs="Cabin Condensed" w:eastAsia="Cabin Condensed" w:hAnsi="Cabin Condensed"/>
          <w:b w:val="1"/>
          <w:color w:val="313537"/>
          <w:sz w:val="36"/>
          <w:szCs w:val="36"/>
          <w:highlight w:val="white"/>
          <w:rtl w:val="0"/>
        </w:rPr>
        <w:t xml:space="preserve"> adding or terminating EC2</w:t>
      </w:r>
      <w:r w:rsidDel="00000000" w:rsidR="00000000" w:rsidRPr="00000000">
        <w:rPr>
          <w:rFonts w:ascii="Cabin Condensed" w:cs="Cabin Condensed" w:eastAsia="Cabin Condensed" w:hAnsi="Cabin Condensed"/>
          <w:color w:val="313537"/>
          <w:sz w:val="36"/>
          <w:szCs w:val="36"/>
          <w:highlight w:val="white"/>
          <w:rtl w:val="0"/>
        </w:rPr>
        <w:t xml:space="preserve">  instances Based on the demand.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8"/>
          <w:szCs w:val="38"/>
          <w:highlight w:val="white"/>
        </w:rPr>
      </w:pPr>
      <w:r w:rsidDel="00000000" w:rsidR="00000000" w:rsidRPr="00000000">
        <w:rPr>
          <w:rFonts w:ascii="Cabin Condensed" w:cs="Cabin Condensed" w:eastAsia="Cabin Condensed" w:hAnsi="Cabin Condensed"/>
          <w:b w:val="1"/>
          <w:color w:val="313537"/>
          <w:sz w:val="38"/>
          <w:szCs w:val="38"/>
          <w:highlight w:val="white"/>
          <w:rtl w:val="0"/>
        </w:rPr>
        <w:t xml:space="preserve">Elastic Load Balancing </w:t>
      </w:r>
      <w:r w:rsidDel="00000000" w:rsidR="00000000" w:rsidRPr="00000000">
        <w:rPr>
          <w:rFonts w:ascii="Cabin Condensed" w:cs="Cabin Condensed" w:eastAsia="Cabin Condensed" w:hAnsi="Cabin Condensed"/>
          <w:color w:val="313537"/>
          <w:sz w:val="36"/>
          <w:szCs w:val="36"/>
          <w:highlight w:val="white"/>
          <w:rtl w:val="0"/>
        </w:rPr>
        <w:t xml:space="preserve">is the AWS service that automatically </w:t>
      </w:r>
      <w:r w:rsidDel="00000000" w:rsidR="00000000" w:rsidRPr="00000000">
        <w:rPr>
          <w:rFonts w:ascii="Cabin Condensed" w:cs="Cabin Condensed" w:eastAsia="Cabin Condensed" w:hAnsi="Cabin Condensed"/>
          <w:b w:val="1"/>
          <w:color w:val="313537"/>
          <w:sz w:val="36"/>
          <w:szCs w:val="36"/>
          <w:highlight w:val="white"/>
          <w:rtl w:val="0"/>
        </w:rPr>
        <w:t xml:space="preserve">distributes incoming application traffic </w:t>
      </w:r>
      <w:r w:rsidDel="00000000" w:rsidR="00000000" w:rsidRPr="00000000">
        <w:rPr>
          <w:rFonts w:ascii="Cabin Condensed" w:cs="Cabin Condensed" w:eastAsia="Cabin Condensed" w:hAnsi="Cabin Condensed"/>
          <w:color w:val="313537"/>
          <w:sz w:val="36"/>
          <w:szCs w:val="36"/>
          <w:highlight w:val="white"/>
          <w:rtl w:val="0"/>
        </w:rPr>
        <w:t xml:space="preserve">across multiple resources, such as Amazon EC2 instances.</w:t>
      </w:r>
      <w:r w:rsidDel="00000000" w:rsidR="00000000" w:rsidRPr="00000000">
        <w:rPr>
          <w:rFonts w:ascii="Cabin Condensed" w:cs="Cabin Condensed" w:eastAsia="Cabin Condensed" w:hAnsi="Cabin Condensed"/>
          <w:b w:val="1"/>
          <w:color w:val="313537"/>
          <w:sz w:val="38"/>
          <w:szCs w:val="38"/>
          <w:highlight w:val="white"/>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8"/>
          <w:szCs w:val="38"/>
          <w:highlight w:val="white"/>
        </w:rPr>
      </w:pPr>
      <w:r w:rsidDel="00000000" w:rsidR="00000000" w:rsidRPr="00000000">
        <w:rPr>
          <w:rFonts w:ascii="Cabin Condensed" w:cs="Cabin Condensed" w:eastAsia="Cabin Condensed" w:hAnsi="Cabin Condensed"/>
          <w:b w:val="1"/>
          <w:color w:val="313537"/>
          <w:sz w:val="38"/>
          <w:szCs w:val="38"/>
          <w:highlight w:val="white"/>
          <w:rtl w:val="0"/>
        </w:rPr>
        <w:t xml:space="preserve">How do they work together?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6"/>
          <w:szCs w:val="36"/>
          <w:highlight w:val="white"/>
        </w:rPr>
      </w:pPr>
      <w:r w:rsidDel="00000000" w:rsidR="00000000" w:rsidRPr="00000000">
        <w:rPr>
          <w:rFonts w:ascii="Cabin Condensed" w:cs="Cabin Condensed" w:eastAsia="Cabin Condensed" w:hAnsi="Cabin Condensed"/>
          <w:color w:val="313537"/>
          <w:sz w:val="36"/>
          <w:szCs w:val="36"/>
          <w:highlight w:val="white"/>
          <w:rtl w:val="0"/>
        </w:rPr>
        <w:t xml:space="preserve">Elastic load balancer distribute traffic all across instances. Based on their computing power means if the instance is running at  near maximum capacity(computing power) The auto scale will add instances . Works the same way when instances runs  at low capacity, it terminate EC2 instances  . Elastic Load Balancing and Amazon EC2 Auto Scaling are separate services, they work together to help ensure that applications running in Amazon EC2 can provide high performance and availability</w:t>
      </w:r>
      <w:r w:rsidDel="00000000" w:rsidR="00000000" w:rsidRPr="00000000">
        <w:rPr>
          <w:rFonts w:ascii="Cabin Condensed" w:cs="Cabin Condensed" w:eastAsia="Cabin Condensed" w:hAnsi="Cabin Condensed"/>
          <w:b w:val="1"/>
          <w:color w:val="313537"/>
          <w:sz w:val="36"/>
          <w:szCs w:val="36"/>
          <w:highlight w:val="white"/>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6"/>
          <w:szCs w:val="36"/>
          <w:highlight w:val="white"/>
        </w:rPr>
      </w:pPr>
      <w:r w:rsidDel="00000000" w:rsidR="00000000" w:rsidRPr="00000000">
        <w:rPr>
          <w:rFonts w:ascii="Cabin Condensed" w:cs="Cabin Condensed" w:eastAsia="Cabin Condensed" w:hAnsi="Cabin Condensed"/>
          <w:b w:val="1"/>
          <w:color w:val="313537"/>
          <w:sz w:val="36"/>
          <w:szCs w:val="36"/>
          <w:highlight w:val="white"/>
          <w:rtl w:val="0"/>
        </w:rPr>
        <w:t xml:space="preserve">simple notification service (SNS)vs Service Queue service (SQS)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color w:val="313537"/>
          <w:sz w:val="36"/>
          <w:szCs w:val="36"/>
          <w:highlight w:val="white"/>
        </w:rPr>
      </w:pPr>
      <w:r w:rsidDel="00000000" w:rsidR="00000000" w:rsidRPr="00000000">
        <w:rPr>
          <w:rFonts w:ascii="Cabin Condensed" w:cs="Cabin Condensed" w:eastAsia="Cabin Condensed" w:hAnsi="Cabin Condensed"/>
          <w:color w:val="313537"/>
          <w:sz w:val="36"/>
          <w:szCs w:val="36"/>
          <w:highlight w:val="white"/>
          <w:rtl w:val="0"/>
        </w:rPr>
        <w:t xml:space="preserve">SNS service Publishers </w:t>
      </w:r>
      <w:r w:rsidDel="00000000" w:rsidR="00000000" w:rsidRPr="00000000">
        <w:rPr>
          <w:rFonts w:ascii="Cabin Condensed" w:cs="Cabin Condensed" w:eastAsia="Cabin Condensed" w:hAnsi="Cabin Condensed"/>
          <w:b w:val="1"/>
          <w:color w:val="313537"/>
          <w:sz w:val="36"/>
          <w:szCs w:val="36"/>
          <w:highlight w:val="white"/>
          <w:rtl w:val="0"/>
        </w:rPr>
        <w:t xml:space="preserve">messages to subscribers </w:t>
      </w:r>
      <w:r w:rsidDel="00000000" w:rsidR="00000000" w:rsidRPr="00000000">
        <w:rPr>
          <w:rFonts w:ascii="Cabin Condensed" w:cs="Cabin Condensed" w:eastAsia="Cabin Condensed" w:hAnsi="Cabin Condensed"/>
          <w:color w:val="313537"/>
          <w:sz w:val="36"/>
          <w:szCs w:val="36"/>
          <w:highlight w:val="white"/>
          <w:rtl w:val="0"/>
        </w:rPr>
        <w:t xml:space="preserve">of the applications. For example when a company sends the coupons to customers .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color w:val="313537"/>
          <w:sz w:val="36"/>
          <w:szCs w:val="36"/>
          <w:highlight w:val="white"/>
        </w:rPr>
      </w:pPr>
      <w:r w:rsidDel="00000000" w:rsidR="00000000" w:rsidRPr="00000000">
        <w:rPr>
          <w:rFonts w:ascii="Cabin Condensed" w:cs="Cabin Condensed" w:eastAsia="Cabin Condensed" w:hAnsi="Cabin Condensed"/>
          <w:color w:val="313537"/>
          <w:sz w:val="36"/>
          <w:szCs w:val="36"/>
          <w:highlight w:val="white"/>
          <w:rtl w:val="0"/>
        </w:rPr>
        <w:t xml:space="preserve">SQS service</w:t>
      </w:r>
      <w:r w:rsidDel="00000000" w:rsidR="00000000" w:rsidRPr="00000000">
        <w:rPr>
          <w:rFonts w:ascii="Cabin Condensed" w:cs="Cabin Condensed" w:eastAsia="Cabin Condensed" w:hAnsi="Cabin Condensed"/>
          <w:b w:val="1"/>
          <w:color w:val="313537"/>
          <w:sz w:val="36"/>
          <w:szCs w:val="36"/>
          <w:highlight w:val="white"/>
          <w:rtl w:val="0"/>
        </w:rPr>
        <w:t xml:space="preserve"> Helps application A communicate with application B</w:t>
      </w:r>
      <w:r w:rsidDel="00000000" w:rsidR="00000000" w:rsidRPr="00000000">
        <w:rPr>
          <w:rFonts w:ascii="Cabin Condensed" w:cs="Cabin Condensed" w:eastAsia="Cabin Condensed" w:hAnsi="Cabin Condensed"/>
          <w:color w:val="313537"/>
          <w:sz w:val="36"/>
          <w:szCs w:val="36"/>
          <w:highlight w:val="white"/>
          <w:rtl w:val="0"/>
        </w:rPr>
        <w:t xml:space="preserve">.It can send, store and receive data or message from one application to another. For example  when cashier at coffee shop post orders on screen for Coffee maker to see the orders in back kitchen . (This kind of setting also called Loosely coupled service.) If applications communicating without SQS Service With one another it'll called Tightly coupled service. (By the way Loosely couple Services good There is no communication message is lost if one application goes down)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6fa8dc"/>
          <w:sz w:val="54"/>
          <w:szCs w:val="54"/>
          <w:highlight w:val="white"/>
        </w:rPr>
      </w:pPr>
      <w:r w:rsidDel="00000000" w:rsidR="00000000" w:rsidRPr="00000000">
        <w:rPr>
          <w:rFonts w:ascii="Cabin Condensed" w:cs="Cabin Condensed" w:eastAsia="Cabin Condensed" w:hAnsi="Cabin Condensed"/>
          <w:b w:val="1"/>
          <w:color w:val="6fa8dc"/>
          <w:sz w:val="54"/>
          <w:szCs w:val="54"/>
          <w:highlight w:val="white"/>
          <w:rtl w:val="0"/>
        </w:rPr>
        <w:t xml:space="preserve">Serverless computing</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sz w:val="28"/>
          <w:szCs w:val="28"/>
          <w:highlight w:val="white"/>
        </w:rPr>
      </w:pPr>
      <w:r w:rsidDel="00000000" w:rsidR="00000000" w:rsidRPr="00000000">
        <w:rPr>
          <w:rFonts w:ascii="Cabin Condensed" w:cs="Cabin Condensed" w:eastAsia="Cabin Condensed" w:hAnsi="Cabin Condensed"/>
          <w:sz w:val="28"/>
          <w:szCs w:val="28"/>
          <w:highlight w:val="white"/>
          <w:rtl w:val="0"/>
        </w:rPr>
        <w:t xml:space="preserve">The term </w:t>
      </w:r>
      <w:r w:rsidDel="00000000" w:rsidR="00000000" w:rsidRPr="00000000">
        <w:rPr>
          <w:rFonts w:ascii="Cabin Condensed" w:cs="Cabin Condensed" w:eastAsia="Cabin Condensed" w:hAnsi="Cabin Condensed"/>
          <w:b w:val="1"/>
          <w:sz w:val="28"/>
          <w:szCs w:val="28"/>
          <w:highlight w:val="white"/>
          <w:rtl w:val="0"/>
        </w:rPr>
        <w:t xml:space="preserve">“serverless”</w:t>
      </w:r>
      <w:r w:rsidDel="00000000" w:rsidR="00000000" w:rsidRPr="00000000">
        <w:rPr>
          <w:rFonts w:ascii="Cabin Condensed" w:cs="Cabin Condensed" w:eastAsia="Cabin Condensed" w:hAnsi="Cabin Condensed"/>
          <w:sz w:val="28"/>
          <w:szCs w:val="28"/>
          <w:highlight w:val="white"/>
          <w:rtl w:val="0"/>
        </w:rPr>
        <w:t xml:space="preserve"> means that your code runs on servers, but you do not need to provision or manage these servers. With serverless computing, you can focus more on innovating new products and features instead of maintaining servers.</w:t>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6fa8dc"/>
          <w:sz w:val="54"/>
          <w:szCs w:val="54"/>
          <w:highlight w:val="white"/>
        </w:rPr>
      </w:pPr>
      <w:r w:rsidDel="00000000" w:rsidR="00000000" w:rsidRPr="00000000">
        <w:rPr>
          <w:rFonts w:ascii="Cabin Condensed" w:cs="Cabin Condensed" w:eastAsia="Cabin Condensed" w:hAnsi="Cabin Condensed"/>
          <w:b w:val="1"/>
          <w:color w:val="6fa8dc"/>
          <w:sz w:val="54"/>
          <w:szCs w:val="54"/>
          <w:highlight w:val="white"/>
          <w:rtl w:val="0"/>
        </w:rPr>
        <w:t xml:space="preserve">Types of Serverless computing</w:t>
      </w:r>
    </w:p>
    <w:p w:rsidR="00000000" w:rsidDel="00000000" w:rsidP="00000000" w:rsidRDefault="00000000" w:rsidRPr="00000000" w14:paraId="00000020">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440" w:hanging="360"/>
        <w:rPr>
          <w:rFonts w:ascii="Cabin Condensed" w:cs="Cabin Condensed" w:eastAsia="Cabin Condensed" w:hAnsi="Cabin Condensed"/>
          <w:highlight w:val="white"/>
          <w:u w:val="none"/>
        </w:rPr>
      </w:pPr>
      <w:r w:rsidDel="00000000" w:rsidR="00000000" w:rsidRPr="00000000">
        <w:rPr>
          <w:rFonts w:ascii="Cabin Condensed" w:cs="Cabin Condensed" w:eastAsia="Cabin Condensed" w:hAnsi="Cabin Condensed"/>
          <w:b w:val="1"/>
          <w:sz w:val="28"/>
          <w:szCs w:val="28"/>
          <w:highlight w:val="white"/>
          <w:rtl w:val="0"/>
        </w:rPr>
        <w:t xml:space="preserve">AWS Lambda </w:t>
      </w:r>
      <w:r w:rsidDel="00000000" w:rsidR="00000000" w:rsidRPr="00000000">
        <w:rPr>
          <w:rFonts w:ascii="Cabin Condensed" w:cs="Cabin Condensed" w:eastAsia="Cabin Condensed" w:hAnsi="Cabin Condensed"/>
          <w:color w:val="313537"/>
          <w:sz w:val="28"/>
          <w:szCs w:val="28"/>
          <w:highlight w:val="white"/>
          <w:rtl w:val="0"/>
        </w:rPr>
        <w:t xml:space="preserve">is a service that lets you </w:t>
      </w:r>
      <w:r w:rsidDel="00000000" w:rsidR="00000000" w:rsidRPr="00000000">
        <w:rPr>
          <w:rFonts w:ascii="Cabin Condensed" w:cs="Cabin Condensed" w:eastAsia="Cabin Condensed" w:hAnsi="Cabin Condensed"/>
          <w:b w:val="1"/>
          <w:color w:val="313537"/>
          <w:sz w:val="32"/>
          <w:szCs w:val="32"/>
          <w:highlight w:val="white"/>
          <w:rtl w:val="0"/>
        </w:rPr>
        <w:t xml:space="preserve">run code without needing to provision or manage servers.</w:t>
      </w:r>
      <w:r w:rsidDel="00000000" w:rsidR="00000000" w:rsidRPr="00000000">
        <w:rPr>
          <w:rFonts w:ascii="Cabin Condensed" w:cs="Cabin Condensed" w:eastAsia="Cabin Condensed" w:hAnsi="Cabin Condensed"/>
          <w:color w:val="313537"/>
          <w:sz w:val="28"/>
          <w:szCs w:val="28"/>
          <w:highlight w:val="white"/>
          <w:rtl w:val="0"/>
        </w:rPr>
        <w:t xml:space="preserve"> Lambda's a service that allows you to </w:t>
      </w:r>
      <w:r w:rsidDel="00000000" w:rsidR="00000000" w:rsidRPr="00000000">
        <w:rPr>
          <w:rFonts w:ascii="Cabin Condensed" w:cs="Cabin Condensed" w:eastAsia="Cabin Condensed" w:hAnsi="Cabin Condensed"/>
          <w:b w:val="1"/>
          <w:color w:val="313537"/>
          <w:sz w:val="28"/>
          <w:szCs w:val="28"/>
          <w:highlight w:val="white"/>
          <w:rtl w:val="0"/>
        </w:rPr>
        <w:t xml:space="preserve">upload your code </w:t>
      </w:r>
      <w:r w:rsidDel="00000000" w:rsidR="00000000" w:rsidRPr="00000000">
        <w:rPr>
          <w:rFonts w:ascii="Cabin Condensed" w:cs="Cabin Condensed" w:eastAsia="Cabin Condensed" w:hAnsi="Cabin Condensed"/>
          <w:color w:val="313537"/>
          <w:sz w:val="28"/>
          <w:szCs w:val="28"/>
          <w:highlight w:val="white"/>
          <w:rtl w:val="0"/>
        </w:rPr>
        <w:t xml:space="preserve">into what's called </w:t>
      </w:r>
      <w:r w:rsidDel="00000000" w:rsidR="00000000" w:rsidRPr="00000000">
        <w:rPr>
          <w:rFonts w:ascii="Cabin Condensed" w:cs="Cabin Condensed" w:eastAsia="Cabin Condensed" w:hAnsi="Cabin Condensed"/>
          <w:b w:val="1"/>
          <w:color w:val="313537"/>
          <w:sz w:val="28"/>
          <w:szCs w:val="28"/>
          <w:highlight w:val="white"/>
          <w:rtl w:val="0"/>
        </w:rPr>
        <w:t xml:space="preserve">a Lambda function. </w:t>
      </w:r>
      <w:r w:rsidDel="00000000" w:rsidR="00000000" w:rsidRPr="00000000">
        <w:rPr>
          <w:rFonts w:ascii="Cabin Condensed" w:cs="Cabin Condensed" w:eastAsia="Cabin Condensed" w:hAnsi="Cabin Condensed"/>
          <w:color w:val="313537"/>
          <w:sz w:val="28"/>
          <w:szCs w:val="28"/>
          <w:highlight w:val="white"/>
          <w:rtl w:val="0"/>
        </w:rPr>
        <w:t xml:space="preserve">1 or 1000 requests AWS will scale to meet demands. Designed to </w:t>
      </w:r>
      <w:r w:rsidDel="00000000" w:rsidR="00000000" w:rsidRPr="00000000">
        <w:rPr>
          <w:rFonts w:ascii="Cabin Condensed" w:cs="Cabin Condensed" w:eastAsia="Cabin Condensed" w:hAnsi="Cabin Condensed"/>
          <w:b w:val="1"/>
          <w:color w:val="313537"/>
          <w:sz w:val="32"/>
          <w:szCs w:val="32"/>
          <w:highlight w:val="white"/>
          <w:rtl w:val="0"/>
        </w:rPr>
        <w:t xml:space="preserve">run code under 15 mins </w:t>
      </w:r>
      <w:r w:rsidDel="00000000" w:rsidR="00000000" w:rsidRPr="00000000">
        <w:rPr>
          <w:rFonts w:ascii="Cabin Condensed" w:cs="Cabin Condensed" w:eastAsia="Cabin Condensed" w:hAnsi="Cabin Condensed"/>
          <w:color w:val="313537"/>
          <w:sz w:val="28"/>
          <w:szCs w:val="28"/>
          <w:highlight w:val="white"/>
          <w:rtl w:val="0"/>
        </w:rPr>
        <w:t xml:space="preserve">.</w:t>
      </w:r>
      <w:r w:rsidDel="00000000" w:rsidR="00000000" w:rsidRPr="00000000">
        <w:rPr>
          <w:rFonts w:ascii="Cabin Condensed" w:cs="Cabin Condensed" w:eastAsia="Cabin Condensed" w:hAnsi="Cabin Condensed"/>
          <w:color w:val="313537"/>
          <w:sz w:val="24"/>
          <w:szCs w:val="24"/>
          <w:highlight w:val="white"/>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color w:val="313537"/>
          <w:sz w:val="24"/>
          <w:szCs w:val="24"/>
          <w:highlight w:val="white"/>
        </w:rPr>
      </w:pPr>
      <w:r w:rsidDel="00000000" w:rsidR="00000000" w:rsidRPr="00000000">
        <w:rPr>
          <w:rFonts w:ascii="Cabin Condensed" w:cs="Cabin Condensed" w:eastAsia="Cabin Condensed" w:hAnsi="Cabin Condensed"/>
          <w:color w:val="313537"/>
          <w:sz w:val="24"/>
          <w:szCs w:val="24"/>
          <w:highlight w:val="white"/>
        </w:rPr>
        <w:drawing>
          <wp:inline distB="114300" distT="114300" distL="114300" distR="114300">
            <wp:extent cx="5943600" cy="2425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440" w:firstLine="0"/>
        <w:rPr>
          <w:rFonts w:ascii="Merriweather" w:cs="Merriweather" w:eastAsia="Merriweather" w:hAnsi="Merriweather"/>
          <w:b w:val="1"/>
          <w:color w:val="ff0000"/>
          <w:sz w:val="38"/>
          <w:szCs w:val="38"/>
          <w:highlight w:val="white"/>
        </w:rPr>
      </w:pPr>
      <w:bookmarkStart w:colFirst="0" w:colLast="0" w:name="_pqmy6oz71y9a" w:id="0"/>
      <w:bookmarkEnd w:id="0"/>
      <w:r w:rsidDel="00000000" w:rsidR="00000000" w:rsidRPr="00000000">
        <w:rPr>
          <w:rFonts w:ascii="Merriweather" w:cs="Merriweather" w:eastAsia="Merriweather" w:hAnsi="Merriweather"/>
          <w:b w:val="1"/>
          <w:color w:val="ff0000"/>
          <w:sz w:val="38"/>
          <w:szCs w:val="38"/>
          <w:highlight w:val="white"/>
          <w:rtl w:val="0"/>
        </w:rPr>
        <w:t xml:space="preserve">This is background for AWS ECS and EKS</w:t>
      </w:r>
    </w:p>
    <w:p w:rsidR="00000000" w:rsidDel="00000000" w:rsidP="00000000" w:rsidRDefault="00000000" w:rsidRPr="00000000" w14:paraId="00000023">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hanging="360"/>
        <w:rPr>
          <w:rFonts w:ascii="Cabin Condensed" w:cs="Cabin Condensed" w:eastAsia="Cabin Condensed" w:hAnsi="Cabin Condensed"/>
          <w:color w:val="313537"/>
          <w:sz w:val="24"/>
          <w:szCs w:val="24"/>
          <w:highlight w:val="white"/>
        </w:rPr>
      </w:pPr>
      <w:hyperlink r:id="rId7">
        <w:r w:rsidDel="00000000" w:rsidR="00000000" w:rsidRPr="00000000">
          <w:rPr>
            <w:rFonts w:ascii="Merriweather" w:cs="Merriweather" w:eastAsia="Merriweather" w:hAnsi="Merriweather"/>
            <w:b w:val="1"/>
            <w:color w:val="1155cc"/>
            <w:sz w:val="26"/>
            <w:szCs w:val="26"/>
            <w:highlight w:val="white"/>
            <w:u w:val="single"/>
            <w:rtl w:val="0"/>
          </w:rPr>
          <w:t xml:space="preserve">Containers</w:t>
        </w:r>
      </w:hyperlink>
      <w:hyperlink r:id="rId8">
        <w:r w:rsidDel="00000000" w:rsidR="00000000" w:rsidRPr="00000000">
          <w:rPr>
            <w:rFonts w:ascii="Merriweather" w:cs="Merriweather" w:eastAsia="Merriweather" w:hAnsi="Merriweather"/>
            <w:color w:val="1155cc"/>
            <w:sz w:val="26"/>
            <w:szCs w:val="26"/>
            <w:highlight w:val="white"/>
            <w:u w:val="single"/>
            <w:rtl w:val="0"/>
          </w:rPr>
          <w:t xml:space="preserve"> </w:t>
        </w:r>
      </w:hyperlink>
      <w:r w:rsidDel="00000000" w:rsidR="00000000" w:rsidRPr="00000000">
        <w:rPr>
          <w:rFonts w:ascii="Merriweather" w:cs="Merriweather" w:eastAsia="Merriweather" w:hAnsi="Merriweather"/>
          <w:color w:val="313537"/>
          <w:sz w:val="26"/>
          <w:szCs w:val="26"/>
          <w:highlight w:val="white"/>
          <w:rtl w:val="0"/>
        </w:rPr>
        <w:t xml:space="preserve">provide you with a standard way to package your application's code and dependencies into a single object. You can also use containers for processes and workflows in which there are essential requirements for security, reliability, and scalability. </w:t>
      </w:r>
      <w:r w:rsidDel="00000000" w:rsidR="00000000" w:rsidRPr="00000000">
        <w:rPr>
          <w:rFonts w:ascii="Merriweather" w:cs="Merriweather" w:eastAsia="Merriweather" w:hAnsi="Merriweather"/>
          <w:b w:val="1"/>
          <w:color w:val="313537"/>
          <w:sz w:val="28"/>
          <w:szCs w:val="28"/>
          <w:highlight w:val="white"/>
          <w:rtl w:val="0"/>
        </w:rPr>
        <w:t xml:space="preserve">In simple language </w:t>
      </w:r>
      <w:r w:rsidDel="00000000" w:rsidR="00000000" w:rsidRPr="00000000">
        <w:rPr>
          <w:rFonts w:ascii="Merriweather" w:cs="Merriweather" w:eastAsia="Merriweather" w:hAnsi="Merriweather"/>
          <w:b w:val="1"/>
          <w:color w:val="313537"/>
          <w:sz w:val="26"/>
          <w:szCs w:val="26"/>
          <w:highlight w:val="white"/>
          <w:rtl w:val="0"/>
        </w:rPr>
        <w:t xml:space="preserve">a container is a package for your code where you package up your application, its dependencies as well as any configurations that it needs to run.</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firstLine="0"/>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025">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hanging="360"/>
        <w:rPr>
          <w:rFonts w:ascii="Merriweather" w:cs="Merriweather" w:eastAsia="Merriweather" w:hAnsi="Merriweather"/>
          <w:color w:val="313537"/>
          <w:sz w:val="26"/>
          <w:szCs w:val="26"/>
          <w:highlight w:val="white"/>
          <w:u w:val="none"/>
        </w:rPr>
      </w:pPr>
      <w:r w:rsidDel="00000000" w:rsidR="00000000" w:rsidRPr="00000000">
        <w:rPr>
          <w:rFonts w:ascii="Merriweather" w:cs="Merriweather" w:eastAsia="Merriweather" w:hAnsi="Merriweather"/>
          <w:b w:val="1"/>
          <w:color w:val="313537"/>
          <w:sz w:val="28"/>
          <w:szCs w:val="28"/>
          <w:highlight w:val="white"/>
          <w:rtl w:val="0"/>
        </w:rPr>
        <w:t xml:space="preserve">AWS Elastic Container service (ECS)</w:t>
      </w:r>
      <w:r w:rsidDel="00000000" w:rsidR="00000000" w:rsidRPr="00000000">
        <w:rPr>
          <w:rFonts w:ascii="Merriweather" w:cs="Merriweather" w:eastAsia="Merriweather" w:hAnsi="Merriweather"/>
          <w:color w:val="313537"/>
          <w:sz w:val="26"/>
          <w:szCs w:val="26"/>
          <w:highlight w:val="white"/>
          <w:rtl w:val="0"/>
        </w:rPr>
        <w:t xml:space="preserve">is a highly scalable, high-performance </w:t>
      </w:r>
      <w:r w:rsidDel="00000000" w:rsidR="00000000" w:rsidRPr="00000000">
        <w:rPr>
          <w:rFonts w:ascii="Merriweather" w:cs="Merriweather" w:eastAsia="Merriweather" w:hAnsi="Merriweather"/>
          <w:b w:val="1"/>
          <w:color w:val="313537"/>
          <w:sz w:val="30"/>
          <w:szCs w:val="30"/>
          <w:highlight w:val="white"/>
          <w:rtl w:val="0"/>
        </w:rPr>
        <w:t xml:space="preserve">container management system </w:t>
      </w:r>
      <w:r w:rsidDel="00000000" w:rsidR="00000000" w:rsidRPr="00000000">
        <w:rPr>
          <w:rFonts w:ascii="Merriweather" w:cs="Merriweather" w:eastAsia="Merriweather" w:hAnsi="Merriweather"/>
          <w:color w:val="313537"/>
          <w:sz w:val="26"/>
          <w:szCs w:val="26"/>
          <w:highlight w:val="white"/>
          <w:rtl w:val="0"/>
        </w:rPr>
        <w:t xml:space="preserve">that enables you to run and scale containerized applications on AWS.</w:t>
      </w:r>
      <w:r w:rsidDel="00000000" w:rsidR="00000000" w:rsidRPr="00000000">
        <w:rPr>
          <w:rFonts w:ascii="Merriweather" w:cs="Merriweather" w:eastAsia="Merriweather" w:hAnsi="Merriweather"/>
          <w:b w:val="1"/>
          <w:color w:val="313537"/>
          <w:sz w:val="30"/>
          <w:szCs w:val="30"/>
          <w:highlight w:val="white"/>
          <w:rtl w:val="0"/>
        </w:rPr>
        <w:t xml:space="preserve"> supports Docker containers.</w:t>
      </w:r>
      <w:r w:rsidDel="00000000" w:rsidR="00000000" w:rsidRPr="00000000">
        <w:rPr>
          <w:rFonts w:ascii="Merriweather" w:cs="Merriweather" w:eastAsia="Merriweather" w:hAnsi="Merriweather"/>
          <w:color w:val="313537"/>
          <w:sz w:val="26"/>
          <w:szCs w:val="26"/>
          <w:highlight w:val="white"/>
          <w:rtl w:val="0"/>
        </w:rPr>
        <w:t xml:space="preserve"> Its open source. You can built and test application. AWS </w:t>
      </w:r>
      <w:r w:rsidDel="00000000" w:rsidR="00000000" w:rsidRPr="00000000">
        <w:rPr>
          <w:rFonts w:ascii="Merriweather" w:cs="Merriweather" w:eastAsia="Merriweather" w:hAnsi="Merriweather"/>
          <w:b w:val="1"/>
          <w:color w:val="313537"/>
          <w:sz w:val="28"/>
          <w:szCs w:val="28"/>
          <w:highlight w:val="white"/>
          <w:rtl w:val="0"/>
        </w:rPr>
        <w:t xml:space="preserve">supports  open-source Docker Community Edition and subscription-based Docker Enterprise Edition.</w:t>
      </w:r>
    </w:p>
    <w:p w:rsidR="00000000" w:rsidDel="00000000" w:rsidP="00000000" w:rsidRDefault="00000000" w:rsidRPr="00000000" w14:paraId="00000026">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hanging="360"/>
        <w:rPr>
          <w:rFonts w:ascii="Merriweather" w:cs="Merriweather" w:eastAsia="Merriweather" w:hAnsi="Merriweather"/>
          <w:color w:val="313537"/>
          <w:sz w:val="26"/>
          <w:szCs w:val="26"/>
          <w:highlight w:val="white"/>
          <w:u w:val="none"/>
        </w:rPr>
      </w:pPr>
      <w:r w:rsidDel="00000000" w:rsidR="00000000" w:rsidRPr="00000000">
        <w:rPr>
          <w:rFonts w:ascii="Merriweather" w:cs="Merriweather" w:eastAsia="Merriweather" w:hAnsi="Merriweather"/>
          <w:b w:val="1"/>
          <w:color w:val="313537"/>
          <w:sz w:val="26"/>
          <w:szCs w:val="26"/>
          <w:highlight w:val="white"/>
          <w:rtl w:val="0"/>
        </w:rPr>
        <w:t xml:space="preserve">Amazon Elastic Kubernetes Service (Amazon EKS)</w:t>
      </w:r>
      <w:r w:rsidDel="00000000" w:rsidR="00000000" w:rsidRPr="00000000">
        <w:rPr>
          <w:rFonts w:ascii="Merriweather" w:cs="Merriweather" w:eastAsia="Merriweather" w:hAnsi="Merriweather"/>
          <w:b w:val="1"/>
          <w:color w:val="313537"/>
          <w:sz w:val="26"/>
          <w:szCs w:val="26"/>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is a fully managed service that you can use to run Kubernetes on AWS. </w:t>
      </w:r>
      <w:r w:rsidDel="00000000" w:rsidR="00000000" w:rsidRPr="00000000">
        <w:rPr>
          <w:rFonts w:ascii="Merriweather" w:cs="Merriweather" w:eastAsia="Merriweather" w:hAnsi="Merriweather"/>
          <w:b w:val="1"/>
          <w:color w:val="313537"/>
          <w:sz w:val="26"/>
          <w:szCs w:val="26"/>
          <w:highlight w:val="white"/>
          <w:rtl w:val="0"/>
        </w:rPr>
        <w:t xml:space="preserve">Kubernetes</w:t>
      </w:r>
      <w:r w:rsidDel="00000000" w:rsidR="00000000" w:rsidRPr="00000000">
        <w:rPr>
          <w:rFonts w:ascii="Merriweather" w:cs="Merriweather" w:eastAsia="Merriweather" w:hAnsi="Merriweather"/>
          <w:b w:val="1"/>
          <w:color w:val="313537"/>
          <w:sz w:val="26"/>
          <w:szCs w:val="26"/>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is open-</w:t>
      </w:r>
      <w:r w:rsidDel="00000000" w:rsidR="00000000" w:rsidRPr="00000000">
        <w:rPr>
          <w:rFonts w:ascii="Merriweather" w:cs="Merriweather" w:eastAsia="Merriweather" w:hAnsi="Merriweather"/>
          <w:b w:val="1"/>
          <w:color w:val="313537"/>
          <w:sz w:val="30"/>
          <w:szCs w:val="30"/>
          <w:highlight w:val="white"/>
          <w:rtl w:val="0"/>
        </w:rPr>
        <w:t xml:space="preserve">source software</w:t>
      </w:r>
      <w:r w:rsidDel="00000000" w:rsidR="00000000" w:rsidRPr="00000000">
        <w:rPr>
          <w:rFonts w:ascii="Merriweather" w:cs="Merriweather" w:eastAsia="Merriweather" w:hAnsi="Merriweather"/>
          <w:color w:val="313537"/>
          <w:sz w:val="26"/>
          <w:szCs w:val="26"/>
          <w:highlight w:val="white"/>
          <w:rtl w:val="0"/>
        </w:rPr>
        <w:t xml:space="preserve"> that enables you to deploy and manage containerized applications at scale.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firstLine="0"/>
        <w:rPr>
          <w:rFonts w:ascii="Merriweather" w:cs="Merriweather" w:eastAsia="Merriweather" w:hAnsi="Merriweather"/>
          <w:color w:val="313537"/>
          <w:sz w:val="26"/>
          <w:szCs w:val="26"/>
          <w:highlight w:val="white"/>
        </w:rPr>
      </w:pPr>
      <w:r w:rsidDel="00000000" w:rsidR="00000000" w:rsidRPr="00000000">
        <w:fldChar w:fldCharType="begin"/>
        <w:instrText xml:space="preserve"> HYPERLINK "https://aws.amazon.com/fargate/" </w:instrText>
        <w:fldChar w:fldCharType="separate"/>
      </w:r>
      <w:r w:rsidDel="00000000" w:rsidR="00000000" w:rsidRPr="00000000">
        <w:rPr>
          <w:rtl w:val="0"/>
        </w:rPr>
      </w:r>
    </w:p>
    <w:p w:rsidR="00000000" w:rsidDel="00000000" w:rsidP="00000000" w:rsidRDefault="00000000" w:rsidRPr="00000000" w14:paraId="00000028">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hanging="360"/>
        <w:rPr>
          <w:rFonts w:ascii="Merriweather" w:cs="Merriweather" w:eastAsia="Merriweather" w:hAnsi="Merriweather"/>
          <w:color w:val="313537"/>
          <w:sz w:val="26"/>
          <w:szCs w:val="26"/>
          <w:highlight w:val="white"/>
          <w:u w:val="none"/>
        </w:rPr>
      </w:pPr>
      <w:r w:rsidDel="00000000" w:rsidR="00000000" w:rsidRPr="00000000">
        <w:fldChar w:fldCharType="end"/>
      </w:r>
      <w:hyperlink r:id="rId9">
        <w:r w:rsidDel="00000000" w:rsidR="00000000" w:rsidRPr="00000000">
          <w:rPr>
            <w:rFonts w:ascii="Merriweather" w:cs="Merriweather" w:eastAsia="Merriweather" w:hAnsi="Merriweather"/>
            <w:b w:val="1"/>
            <w:color w:val="1155cc"/>
            <w:sz w:val="26"/>
            <w:szCs w:val="26"/>
            <w:highlight w:val="white"/>
            <w:u w:val="single"/>
            <w:rtl w:val="0"/>
          </w:rPr>
          <w:t xml:space="preserve">AWS Fargate</w:t>
        </w:r>
      </w:hyperlink>
      <w:r w:rsidDel="00000000" w:rsidR="00000000" w:rsidRPr="00000000">
        <w:rPr>
          <w:rFonts w:ascii="Merriweather" w:cs="Merriweather" w:eastAsia="Merriweather" w:hAnsi="Merriweather"/>
          <w:b w:val="1"/>
          <w:color w:val="313537"/>
          <w:sz w:val="26"/>
          <w:szCs w:val="26"/>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is a </w:t>
      </w:r>
      <w:r w:rsidDel="00000000" w:rsidR="00000000" w:rsidRPr="00000000">
        <w:rPr>
          <w:rFonts w:ascii="Merriweather" w:cs="Merriweather" w:eastAsia="Merriweather" w:hAnsi="Merriweather"/>
          <w:b w:val="1"/>
          <w:color w:val="313537"/>
          <w:sz w:val="30"/>
          <w:szCs w:val="30"/>
          <w:highlight w:val="white"/>
          <w:rtl w:val="0"/>
        </w:rPr>
        <w:t xml:space="preserve">serverless compute engine for containers</w:t>
      </w:r>
      <w:r w:rsidDel="00000000" w:rsidR="00000000" w:rsidRPr="00000000">
        <w:rPr>
          <w:rFonts w:ascii="Merriweather" w:cs="Merriweather" w:eastAsia="Merriweather" w:hAnsi="Merriweather"/>
          <w:color w:val="313537"/>
          <w:sz w:val="26"/>
          <w:szCs w:val="26"/>
          <w:highlight w:val="white"/>
          <w:rtl w:val="0"/>
        </w:rPr>
        <w:t xml:space="preserve">. </w:t>
      </w:r>
      <w:r w:rsidDel="00000000" w:rsidR="00000000" w:rsidRPr="00000000">
        <w:rPr>
          <w:rFonts w:ascii="Merriweather" w:cs="Merriweather" w:eastAsia="Merriweather" w:hAnsi="Merriweather"/>
          <w:b w:val="1"/>
          <w:color w:val="313537"/>
          <w:sz w:val="30"/>
          <w:szCs w:val="30"/>
          <w:highlight w:val="white"/>
          <w:rtl w:val="0"/>
        </w:rPr>
        <w:t xml:space="preserve">It works with both Amazon ECS and Amazon EKS.Although you can run both( ECS and  EKS</w:t>
      </w:r>
      <w:r w:rsidDel="00000000" w:rsidR="00000000" w:rsidRPr="00000000">
        <w:rPr>
          <w:rFonts w:ascii="Merriweather" w:cs="Merriweather" w:eastAsia="Merriweather" w:hAnsi="Merriweather"/>
          <w:color w:val="313537"/>
          <w:sz w:val="26"/>
          <w:szCs w:val="26"/>
          <w:highlight w:val="white"/>
          <w:rtl w:val="0"/>
        </w:rPr>
        <w:t xml:space="preserve"> </w:t>
      </w:r>
      <w:r w:rsidDel="00000000" w:rsidR="00000000" w:rsidRPr="00000000">
        <w:rPr>
          <w:rFonts w:ascii="Merriweather" w:cs="Merriweather" w:eastAsia="Merriweather" w:hAnsi="Merriweather"/>
          <w:b w:val="1"/>
          <w:color w:val="313537"/>
          <w:sz w:val="30"/>
          <w:szCs w:val="30"/>
          <w:highlight w:val="white"/>
          <w:rtl w:val="0"/>
        </w:rPr>
        <w:t xml:space="preserve">) applications on ec2 instances but you can use AWS fargate to fully manage ECS or  EKS</w:t>
      </w:r>
      <w:r w:rsidDel="00000000" w:rsidR="00000000" w:rsidRPr="00000000">
        <w:rPr>
          <w:rFonts w:ascii="Merriweather" w:cs="Merriweather" w:eastAsia="Merriweather" w:hAnsi="Merriweather"/>
          <w:color w:val="313537"/>
          <w:sz w:val="26"/>
          <w:szCs w:val="26"/>
          <w:highlight w:val="white"/>
          <w:rtl w:val="0"/>
        </w:rPr>
        <w:t xml:space="preserve"> . </w:t>
      </w:r>
      <w:r w:rsidDel="00000000" w:rsidR="00000000" w:rsidRPr="00000000">
        <w:rPr>
          <w:rFonts w:ascii="Merriweather" w:cs="Merriweather" w:eastAsia="Merriweather" w:hAnsi="Merriweather"/>
          <w:b w:val="1"/>
          <w:color w:val="313537"/>
          <w:sz w:val="26"/>
          <w:szCs w:val="26"/>
          <w:highlight w:val="white"/>
          <w:rtl w:val="0"/>
        </w:rPr>
        <w:t xml:space="preserve">AWS Fargate managers  servers for you. </w:t>
      </w:r>
      <w:r w:rsidDel="00000000" w:rsidR="00000000" w:rsidRPr="00000000">
        <w:rPr>
          <w:rFonts w:ascii="Merriweather" w:cs="Merriweather" w:eastAsia="Merriweather" w:hAnsi="Merriweather"/>
          <w:color w:val="313537"/>
          <w:sz w:val="26"/>
          <w:szCs w:val="26"/>
          <w:highlight w:val="white"/>
          <w:rtl w:val="0"/>
        </w:rPr>
        <w:t xml:space="preserve">You can focus more on innovating and developing your applications, and </w:t>
      </w:r>
      <w:r w:rsidDel="00000000" w:rsidR="00000000" w:rsidRPr="00000000">
        <w:rPr>
          <w:rFonts w:ascii="Merriweather" w:cs="Merriweather" w:eastAsia="Merriweather" w:hAnsi="Merriweather"/>
          <w:b w:val="1"/>
          <w:color w:val="313537"/>
          <w:sz w:val="32"/>
          <w:szCs w:val="32"/>
          <w:highlight w:val="white"/>
          <w:rtl w:val="0"/>
        </w:rPr>
        <w:t xml:space="preserve">you pay only for the resources that are required to run your containers.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firstLine="0"/>
        <w:rPr>
          <w:rFonts w:ascii="Merriweather" w:cs="Merriweather" w:eastAsia="Merriweather" w:hAnsi="Merriweather"/>
          <w:b w:val="1"/>
          <w:color w:val="313537"/>
          <w:sz w:val="32"/>
          <w:szCs w:val="32"/>
          <w:highlight w:val="white"/>
        </w:rPr>
      </w:pP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Merriweather" w:cs="Merriweather" w:eastAsia="Merriweather" w:hAnsi="Merriweather"/>
          <w:b w:val="1"/>
          <w:color w:val="2d363a"/>
          <w:sz w:val="46"/>
          <w:szCs w:val="46"/>
          <w:highlight w:val="white"/>
        </w:rPr>
      </w:pPr>
      <w:bookmarkStart w:colFirst="0" w:colLast="0" w:name="_4fyowscjoory" w:id="1"/>
      <w:bookmarkEnd w:id="1"/>
      <w:r w:rsidDel="00000000" w:rsidR="00000000" w:rsidRPr="00000000">
        <w:rPr>
          <w:rFonts w:ascii="Merriweather" w:cs="Merriweather" w:eastAsia="Merriweather" w:hAnsi="Merriweather"/>
          <w:b w:val="1"/>
          <w:color w:val="2d363a"/>
          <w:sz w:val="46"/>
          <w:szCs w:val="46"/>
          <w:highlight w:val="white"/>
          <w:rtl w:val="0"/>
        </w:rPr>
        <w:t xml:space="preserve">AWS global infrastructure</w:t>
      </w:r>
    </w:p>
    <w:p w:rsidR="00000000" w:rsidDel="00000000" w:rsidP="00000000" w:rsidRDefault="00000000" w:rsidRPr="00000000" w14:paraId="0000002B">
      <w:pPr>
        <w:rPr>
          <w:b w:val="1"/>
          <w:color w:val="313537"/>
          <w:sz w:val="42"/>
          <w:szCs w:val="42"/>
          <w:highlight w:val="white"/>
        </w:rPr>
      </w:pPr>
      <w:r w:rsidDel="00000000" w:rsidR="00000000" w:rsidRPr="00000000">
        <w:rPr>
          <w:b w:val="1"/>
          <w:color w:val="313537"/>
          <w:sz w:val="42"/>
          <w:szCs w:val="42"/>
          <w:highlight w:val="white"/>
          <w:rtl w:val="0"/>
        </w:rPr>
        <w:t xml:space="preserve">AWS Region </w:t>
      </w:r>
    </w:p>
    <w:p w:rsidR="00000000" w:rsidDel="00000000" w:rsidP="00000000" w:rsidRDefault="00000000" w:rsidRPr="00000000" w14:paraId="0000002C">
      <w:pPr>
        <w:rPr>
          <w:b w:val="1"/>
          <w:color w:val="313537"/>
          <w:sz w:val="42"/>
          <w:szCs w:val="42"/>
          <w:highlight w:val="white"/>
        </w:rPr>
      </w:pPr>
      <w:r w:rsidDel="00000000" w:rsidR="00000000" w:rsidRPr="00000000">
        <w:rPr>
          <w:rtl w:val="0"/>
        </w:rPr>
      </w:r>
    </w:p>
    <w:p w:rsidR="00000000" w:rsidDel="00000000" w:rsidP="00000000" w:rsidRDefault="00000000" w:rsidRPr="00000000" w14:paraId="0000002D">
      <w:pPr>
        <w:rPr>
          <w:rFonts w:ascii="Cabin Condensed" w:cs="Cabin Condensed" w:eastAsia="Cabin Condensed" w:hAnsi="Cabin Condensed"/>
          <w:b w:val="1"/>
          <w:sz w:val="30"/>
          <w:szCs w:val="30"/>
        </w:rPr>
      </w:pPr>
      <w:r w:rsidDel="00000000" w:rsidR="00000000" w:rsidRPr="00000000">
        <w:rPr>
          <w:rFonts w:ascii="Cabin Condensed" w:cs="Cabin Condensed" w:eastAsia="Cabin Condensed" w:hAnsi="Cabin Condensed"/>
          <w:b w:val="1"/>
          <w:sz w:val="30"/>
          <w:szCs w:val="30"/>
          <w:rtl w:val="0"/>
        </w:rPr>
        <w:t xml:space="preserve">How to determine what is the right region for you?</w:t>
      </w:r>
    </w:p>
    <w:p w:rsidR="00000000" w:rsidDel="00000000" w:rsidP="00000000" w:rsidRDefault="00000000" w:rsidRPr="00000000" w14:paraId="0000002E">
      <w:pPr>
        <w:rPr>
          <w:rFonts w:ascii="Cabin Condensed" w:cs="Cabin Condensed" w:eastAsia="Cabin Condensed" w:hAnsi="Cabin Condensed"/>
          <w:b w:val="1"/>
          <w:sz w:val="30"/>
          <w:szCs w:val="30"/>
        </w:rPr>
      </w:pPr>
      <w:r w:rsidDel="00000000" w:rsidR="00000000" w:rsidRPr="00000000">
        <w:rPr>
          <w:rtl w:val="0"/>
        </w:rPr>
      </w:r>
    </w:p>
    <w:p w:rsidR="00000000" w:rsidDel="00000000" w:rsidP="00000000" w:rsidRDefault="00000000" w:rsidRPr="00000000" w14:paraId="0000002F">
      <w:pPr>
        <w:spacing w:line="480" w:lineRule="auto"/>
        <w:rPr>
          <w:rFonts w:ascii="Cabin Condensed" w:cs="Cabin Condensed" w:eastAsia="Cabin Condensed" w:hAnsi="Cabin Condensed"/>
          <w:b w:val="1"/>
          <w:sz w:val="30"/>
          <w:szCs w:val="30"/>
        </w:rPr>
      </w:pPr>
      <w:r w:rsidDel="00000000" w:rsidR="00000000" w:rsidRPr="00000000">
        <w:rPr>
          <w:rFonts w:ascii="Cabin Condensed" w:cs="Cabin Condensed" w:eastAsia="Cabin Condensed" w:hAnsi="Cabin Condensed"/>
          <w:b w:val="1"/>
          <w:sz w:val="30"/>
          <w:szCs w:val="30"/>
          <w:rtl w:val="0"/>
        </w:rPr>
        <w:t xml:space="preserve">F</w:t>
      </w:r>
      <w:r w:rsidDel="00000000" w:rsidR="00000000" w:rsidRPr="00000000">
        <w:rPr>
          <w:rFonts w:ascii="Cabin Condensed" w:cs="Cabin Condensed" w:eastAsia="Cabin Condensed" w:hAnsi="Cabin Condensed"/>
          <w:sz w:val="30"/>
          <w:szCs w:val="30"/>
          <w:rtl w:val="0"/>
        </w:rPr>
        <w:t xml:space="preserve">irst check the compliance for the</w:t>
      </w:r>
      <w:r w:rsidDel="00000000" w:rsidR="00000000" w:rsidRPr="00000000">
        <w:rPr>
          <w:rFonts w:ascii="Cabin Condensed" w:cs="Cabin Condensed" w:eastAsia="Cabin Condensed" w:hAnsi="Cabin Condensed"/>
          <w:b w:val="1"/>
          <w:sz w:val="30"/>
          <w:szCs w:val="30"/>
          <w:rtl w:val="0"/>
        </w:rPr>
        <w:t xml:space="preserve"> data governance and legal requirements</w:t>
      </w:r>
      <w:r w:rsidDel="00000000" w:rsidR="00000000" w:rsidRPr="00000000">
        <w:rPr>
          <w:rFonts w:ascii="Cabin Condensed" w:cs="Cabin Condensed" w:eastAsia="Cabin Condensed" w:hAnsi="Cabin Condensed"/>
          <w:sz w:val="30"/>
          <w:szCs w:val="30"/>
          <w:rtl w:val="0"/>
        </w:rPr>
        <w:t xml:space="preserve">. Secondly check but </w:t>
      </w:r>
      <w:r w:rsidDel="00000000" w:rsidR="00000000" w:rsidRPr="00000000">
        <w:rPr>
          <w:rFonts w:ascii="Cabin Condensed" w:cs="Cabin Condensed" w:eastAsia="Cabin Condensed" w:hAnsi="Cabin Condensed"/>
          <w:b w:val="1"/>
          <w:sz w:val="30"/>
          <w:szCs w:val="30"/>
          <w:rtl w:val="0"/>
        </w:rPr>
        <w:t xml:space="preserve">distance to your customer.</w:t>
      </w:r>
      <w:r w:rsidDel="00000000" w:rsidR="00000000" w:rsidRPr="00000000">
        <w:rPr>
          <w:rFonts w:ascii="Cabin Condensed" w:cs="Cabin Condensed" w:eastAsia="Cabin Condensed" w:hAnsi="Cabin Condensed"/>
          <w:sz w:val="30"/>
          <w:szCs w:val="30"/>
          <w:rtl w:val="0"/>
        </w:rPr>
        <w:t xml:space="preserve"> Third step is to </w:t>
      </w:r>
      <w:r w:rsidDel="00000000" w:rsidR="00000000" w:rsidRPr="00000000">
        <w:rPr>
          <w:rFonts w:ascii="Cabin Condensed" w:cs="Cabin Condensed" w:eastAsia="Cabin Condensed" w:hAnsi="Cabin Condensed"/>
          <w:b w:val="1"/>
          <w:sz w:val="30"/>
          <w:szCs w:val="30"/>
          <w:rtl w:val="0"/>
        </w:rPr>
        <w:t xml:space="preserve">check available services</w:t>
      </w:r>
      <w:r w:rsidDel="00000000" w:rsidR="00000000" w:rsidRPr="00000000">
        <w:rPr>
          <w:rFonts w:ascii="Cabin Condensed" w:cs="Cabin Condensed" w:eastAsia="Cabin Condensed" w:hAnsi="Cabin Condensed"/>
          <w:sz w:val="30"/>
          <w:szCs w:val="30"/>
          <w:rtl w:val="0"/>
        </w:rPr>
        <w:t xml:space="preserve"> in that region because not all services are available in all regions. At last check </w:t>
      </w:r>
      <w:r w:rsidDel="00000000" w:rsidR="00000000" w:rsidRPr="00000000">
        <w:rPr>
          <w:rFonts w:ascii="Cabin Condensed" w:cs="Cabin Condensed" w:eastAsia="Cabin Condensed" w:hAnsi="Cabin Condensed"/>
          <w:b w:val="1"/>
          <w:sz w:val="30"/>
          <w:szCs w:val="30"/>
          <w:rtl w:val="0"/>
        </w:rPr>
        <w:t xml:space="preserve">pricing.</w:t>
      </w:r>
    </w:p>
    <w:p w:rsidR="00000000" w:rsidDel="00000000" w:rsidP="00000000" w:rsidRDefault="00000000" w:rsidRPr="00000000" w14:paraId="00000030">
      <w:pPr>
        <w:spacing w:line="480" w:lineRule="auto"/>
        <w:rPr>
          <w:rFonts w:ascii="Cabin Condensed" w:cs="Cabin Condensed" w:eastAsia="Cabin Condensed" w:hAnsi="Cabin Condensed"/>
          <w:sz w:val="30"/>
          <w:szCs w:val="30"/>
        </w:rPr>
      </w:pPr>
      <w:r w:rsidDel="00000000" w:rsidR="00000000" w:rsidRPr="00000000">
        <w:rPr>
          <w:rtl w:val="0"/>
        </w:rPr>
      </w:r>
    </w:p>
    <w:p w:rsidR="00000000" w:rsidDel="00000000" w:rsidP="00000000" w:rsidRDefault="00000000" w:rsidRPr="00000000" w14:paraId="00000031">
      <w:pPr>
        <w:spacing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Availability Zones</w:t>
      </w:r>
    </w:p>
    <w:p w:rsidR="00000000" w:rsidDel="00000000" w:rsidP="00000000" w:rsidRDefault="00000000" w:rsidRPr="00000000" w14:paraId="00000032">
      <w:pPr>
        <w:spacing w:line="480" w:lineRule="auto"/>
        <w:rPr>
          <w:rFonts w:ascii="Cabin Condensed" w:cs="Cabin Condensed" w:eastAsia="Cabin Condensed" w:hAnsi="Cabin Condensed"/>
          <w:color w:val="313537"/>
          <w:sz w:val="34"/>
          <w:szCs w:val="34"/>
          <w:highlight w:val="white"/>
        </w:rPr>
      </w:pPr>
      <w:r w:rsidDel="00000000" w:rsidR="00000000" w:rsidRPr="00000000">
        <w:rPr>
          <w:rFonts w:ascii="Cabin Condensed" w:cs="Cabin Condensed" w:eastAsia="Cabin Condensed" w:hAnsi="Cabin Condensed"/>
          <w:color w:val="313537"/>
          <w:sz w:val="34"/>
          <w:szCs w:val="34"/>
          <w:highlight w:val="white"/>
          <w:rtl w:val="0"/>
        </w:rPr>
        <w:t xml:space="preserve">Each region have </w:t>
      </w:r>
      <w:r w:rsidDel="00000000" w:rsidR="00000000" w:rsidRPr="00000000">
        <w:rPr>
          <w:rFonts w:ascii="Cabin Condensed" w:cs="Cabin Condensed" w:eastAsia="Cabin Condensed" w:hAnsi="Cabin Condensed"/>
          <w:b w:val="1"/>
          <w:color w:val="313537"/>
          <w:sz w:val="34"/>
          <w:szCs w:val="34"/>
          <w:highlight w:val="white"/>
          <w:rtl w:val="0"/>
        </w:rPr>
        <w:t xml:space="preserve">multiple availability zones</w:t>
      </w:r>
      <w:r w:rsidDel="00000000" w:rsidR="00000000" w:rsidRPr="00000000">
        <w:rPr>
          <w:rFonts w:ascii="Cabin Condensed" w:cs="Cabin Condensed" w:eastAsia="Cabin Condensed" w:hAnsi="Cabin Condensed"/>
          <w:color w:val="313537"/>
          <w:sz w:val="34"/>
          <w:szCs w:val="34"/>
          <w:highlight w:val="white"/>
          <w:rtl w:val="0"/>
        </w:rPr>
        <w:t xml:space="preserve"> at </w:t>
      </w:r>
      <w:r w:rsidDel="00000000" w:rsidR="00000000" w:rsidRPr="00000000">
        <w:rPr>
          <w:rFonts w:ascii="Cabin Condensed" w:cs="Cabin Condensed" w:eastAsia="Cabin Condensed" w:hAnsi="Cabin Condensed"/>
          <w:b w:val="1"/>
          <w:color w:val="313537"/>
          <w:sz w:val="34"/>
          <w:szCs w:val="34"/>
          <w:highlight w:val="white"/>
          <w:rtl w:val="0"/>
        </w:rPr>
        <w:t xml:space="preserve">least three.</w:t>
      </w:r>
      <w:r w:rsidDel="00000000" w:rsidR="00000000" w:rsidRPr="00000000">
        <w:rPr>
          <w:rFonts w:ascii="Cabin Condensed" w:cs="Cabin Condensed" w:eastAsia="Cabin Condensed" w:hAnsi="Cabin Condensed"/>
          <w:color w:val="313537"/>
          <w:sz w:val="34"/>
          <w:szCs w:val="34"/>
          <w:highlight w:val="white"/>
          <w:rtl w:val="0"/>
        </w:rPr>
        <w:t xml:space="preserve">There are tens of miles apart but still close enough to have single-digit millisecond latency.The best practice is run your application into at least two availability zones. </w:t>
      </w:r>
    </w:p>
    <w:p w:rsidR="00000000" w:rsidDel="00000000" w:rsidP="00000000" w:rsidRDefault="00000000" w:rsidRPr="00000000" w14:paraId="000000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m8z7uvaiampr" w:id="2"/>
      <w:bookmarkEnd w:id="2"/>
      <w:r w:rsidDel="00000000" w:rsidR="00000000" w:rsidRPr="00000000">
        <w:rPr>
          <w:rFonts w:ascii="Cabin Condensed" w:cs="Cabin Condensed" w:eastAsia="Cabin Condensed" w:hAnsi="Cabin Condensed"/>
          <w:b w:val="1"/>
          <w:color w:val="2d363a"/>
          <w:sz w:val="46"/>
          <w:szCs w:val="46"/>
          <w:highlight w:val="white"/>
          <w:rtl w:val="0"/>
        </w:rPr>
        <w:t xml:space="preserve">Edge locations</w:t>
      </w:r>
    </w:p>
    <w:p w:rsidR="00000000" w:rsidDel="00000000" w:rsidP="00000000" w:rsidRDefault="00000000" w:rsidRPr="00000000" w14:paraId="00000034">
      <w:pPr>
        <w:spacing w:line="480" w:lineRule="auto"/>
        <w:rPr>
          <w:rFonts w:ascii="Cabin Condensed" w:cs="Cabin Condensed" w:eastAsia="Cabin Condensed" w:hAnsi="Cabin Condensed"/>
          <w:color w:val="313537"/>
          <w:sz w:val="34"/>
          <w:szCs w:val="34"/>
          <w:highlight w:val="white"/>
        </w:rPr>
      </w:pPr>
      <w:r w:rsidDel="00000000" w:rsidR="00000000" w:rsidRPr="00000000">
        <w:rPr>
          <w:rtl w:val="0"/>
        </w:rPr>
      </w:r>
    </w:p>
    <w:p w:rsidR="00000000" w:rsidDel="00000000" w:rsidP="00000000" w:rsidRDefault="00000000" w:rsidRPr="00000000" w14:paraId="00000035">
      <w:pPr>
        <w:spacing w:line="480" w:lineRule="auto"/>
        <w:rPr>
          <w:rFonts w:ascii="Cabin Condensed" w:cs="Cabin Condensed" w:eastAsia="Cabin Condensed" w:hAnsi="Cabin Condensed"/>
          <w:color w:val="313537"/>
          <w:sz w:val="40"/>
          <w:szCs w:val="40"/>
          <w:highlight w:val="white"/>
        </w:rPr>
      </w:pPr>
      <w:r w:rsidDel="00000000" w:rsidR="00000000" w:rsidRPr="00000000">
        <w:rPr>
          <w:rFonts w:ascii="Cabin Condensed" w:cs="Cabin Condensed" w:eastAsia="Cabin Condensed" w:hAnsi="Cabin Condensed"/>
          <w:color w:val="313537"/>
          <w:sz w:val="32"/>
          <w:szCs w:val="32"/>
          <w:highlight w:val="white"/>
          <w:rtl w:val="0"/>
        </w:rPr>
        <w:t xml:space="preserve">An </w:t>
      </w:r>
      <w:r w:rsidDel="00000000" w:rsidR="00000000" w:rsidRPr="00000000">
        <w:rPr>
          <w:rFonts w:ascii="Cabin Condensed" w:cs="Cabin Condensed" w:eastAsia="Cabin Condensed" w:hAnsi="Cabin Condensed"/>
          <w:b w:val="1"/>
          <w:color w:val="313537"/>
          <w:sz w:val="32"/>
          <w:szCs w:val="32"/>
          <w:highlight w:val="white"/>
          <w:rtl w:val="0"/>
        </w:rPr>
        <w:t xml:space="preserve">edge location</w:t>
      </w:r>
      <w:r w:rsidDel="00000000" w:rsidR="00000000" w:rsidRPr="00000000">
        <w:rPr>
          <w:rFonts w:ascii="Cabin Condensed" w:cs="Cabin Condensed" w:eastAsia="Cabin Condensed" w:hAnsi="Cabin Condensed"/>
          <w:color w:val="313537"/>
          <w:sz w:val="32"/>
          <w:szCs w:val="32"/>
          <w:highlight w:val="white"/>
          <w:rtl w:val="0"/>
        </w:rPr>
        <w:t xml:space="preserve"> is a site that </w:t>
      </w:r>
      <w:r w:rsidDel="00000000" w:rsidR="00000000" w:rsidRPr="00000000">
        <w:rPr>
          <w:rFonts w:ascii="Cabin Condensed" w:cs="Cabin Condensed" w:eastAsia="Cabin Condensed" w:hAnsi="Cabin Condensed"/>
          <w:b w:val="1"/>
          <w:color w:val="313537"/>
          <w:sz w:val="36"/>
          <w:szCs w:val="36"/>
          <w:highlight w:val="white"/>
          <w:rtl w:val="0"/>
        </w:rPr>
        <w:t xml:space="preserve">Amazon CloudFront</w:t>
      </w:r>
      <w:r w:rsidDel="00000000" w:rsidR="00000000" w:rsidRPr="00000000">
        <w:rPr>
          <w:rFonts w:ascii="Cabin Condensed" w:cs="Cabin Condensed" w:eastAsia="Cabin Condensed" w:hAnsi="Cabin Condensed"/>
          <w:color w:val="313537"/>
          <w:sz w:val="32"/>
          <w:szCs w:val="32"/>
          <w:highlight w:val="white"/>
          <w:rtl w:val="0"/>
        </w:rPr>
        <w:t xml:space="preserve"> uses to</w:t>
      </w:r>
      <w:r w:rsidDel="00000000" w:rsidR="00000000" w:rsidRPr="00000000">
        <w:rPr>
          <w:rFonts w:ascii="Cabin Condensed" w:cs="Cabin Condensed" w:eastAsia="Cabin Condensed" w:hAnsi="Cabin Condensed"/>
          <w:b w:val="1"/>
          <w:color w:val="313537"/>
          <w:sz w:val="32"/>
          <w:szCs w:val="32"/>
          <w:highlight w:val="white"/>
          <w:rtl w:val="0"/>
        </w:rPr>
        <w:t xml:space="preserve"> store cached</w:t>
      </w:r>
      <w:r w:rsidDel="00000000" w:rsidR="00000000" w:rsidRPr="00000000">
        <w:rPr>
          <w:rFonts w:ascii="Cabin Condensed" w:cs="Cabin Condensed" w:eastAsia="Cabin Condensed" w:hAnsi="Cabin Condensed"/>
          <w:color w:val="313537"/>
          <w:sz w:val="32"/>
          <w:szCs w:val="32"/>
          <w:highlight w:val="white"/>
          <w:rtl w:val="0"/>
        </w:rPr>
        <w:t xml:space="preserve"> </w:t>
      </w:r>
      <w:r w:rsidDel="00000000" w:rsidR="00000000" w:rsidRPr="00000000">
        <w:rPr>
          <w:rFonts w:ascii="Cabin Condensed" w:cs="Cabin Condensed" w:eastAsia="Cabin Condensed" w:hAnsi="Cabin Condensed"/>
          <w:color w:val="313537"/>
          <w:sz w:val="34"/>
          <w:szCs w:val="34"/>
          <w:highlight w:val="white"/>
          <w:rtl w:val="0"/>
        </w:rPr>
        <w:t xml:space="preserve">copies</w:t>
      </w:r>
      <w:r w:rsidDel="00000000" w:rsidR="00000000" w:rsidRPr="00000000">
        <w:rPr>
          <w:rFonts w:ascii="Cabin Condensed" w:cs="Cabin Condensed" w:eastAsia="Cabin Condensed" w:hAnsi="Cabin Condensed"/>
          <w:color w:val="313537"/>
          <w:sz w:val="32"/>
          <w:szCs w:val="32"/>
          <w:highlight w:val="white"/>
          <w:rtl w:val="0"/>
        </w:rPr>
        <w:t xml:space="preserve"> of your content closer to your customers for faster delivery.</w:t>
      </w:r>
      <w:r w:rsidDel="00000000" w:rsidR="00000000" w:rsidRPr="00000000">
        <w:rPr>
          <w:rtl w:val="0"/>
        </w:rPr>
      </w:r>
    </w:p>
    <w:p w:rsidR="00000000" w:rsidDel="00000000" w:rsidP="00000000" w:rsidRDefault="00000000" w:rsidRPr="00000000" w14:paraId="00000036">
      <w:pPr>
        <w:spacing w:line="480" w:lineRule="auto"/>
        <w:rPr>
          <w:rFonts w:ascii="Cabin Condensed" w:cs="Cabin Condensed" w:eastAsia="Cabin Condensed" w:hAnsi="Cabin Condensed"/>
          <w:color w:val="313537"/>
          <w:sz w:val="42"/>
          <w:szCs w:val="42"/>
          <w:highlight w:val="white"/>
        </w:rPr>
      </w:pPr>
      <w:r w:rsidDel="00000000" w:rsidR="00000000" w:rsidRPr="00000000">
        <w:rPr>
          <w:rtl w:val="0"/>
        </w:rPr>
      </w:r>
    </w:p>
    <w:p w:rsidR="00000000" w:rsidDel="00000000" w:rsidP="00000000" w:rsidRDefault="00000000" w:rsidRPr="00000000" w14:paraId="00000037">
      <w:pPr>
        <w:spacing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Ways to interact with AWS services</w:t>
      </w:r>
    </w:p>
    <w:p w:rsidR="00000000" w:rsidDel="00000000" w:rsidP="00000000" w:rsidRDefault="00000000" w:rsidRPr="00000000" w14:paraId="00000038">
      <w:pPr>
        <w:numPr>
          <w:ilvl w:val="0"/>
          <w:numId w:val="9"/>
        </w:numPr>
        <w:spacing w:line="480" w:lineRule="auto"/>
        <w:ind w:left="720" w:hanging="360"/>
        <w:rPr>
          <w:rFonts w:ascii="Cabin Condensed" w:cs="Cabin Condensed" w:eastAsia="Cabin Condensed" w:hAnsi="Cabin Condensed"/>
          <w:color w:val="313537"/>
          <w:sz w:val="48"/>
          <w:szCs w:val="48"/>
          <w:highlight w:val="white"/>
        </w:rPr>
      </w:pPr>
      <w:r w:rsidDel="00000000" w:rsidR="00000000" w:rsidRPr="00000000">
        <w:rPr>
          <w:rFonts w:ascii="Cabin Condensed" w:cs="Cabin Condensed" w:eastAsia="Cabin Condensed" w:hAnsi="Cabin Condensed"/>
          <w:color w:val="313537"/>
          <w:sz w:val="30"/>
          <w:szCs w:val="30"/>
          <w:highlight w:val="white"/>
          <w:rtl w:val="0"/>
        </w:rPr>
        <w:t xml:space="preserve">The</w:t>
      </w:r>
      <w:r w:rsidDel="00000000" w:rsidR="00000000" w:rsidRPr="00000000">
        <w:rPr>
          <w:rFonts w:ascii="Cabin Condensed" w:cs="Cabin Condensed" w:eastAsia="Cabin Condensed" w:hAnsi="Cabin Condensed"/>
          <w:b w:val="1"/>
          <w:color w:val="313537"/>
          <w:sz w:val="34"/>
          <w:szCs w:val="34"/>
          <w:highlight w:val="white"/>
          <w:rtl w:val="0"/>
        </w:rPr>
        <w:t xml:space="preserve"> AWS Management Console </w:t>
      </w:r>
      <w:r w:rsidDel="00000000" w:rsidR="00000000" w:rsidRPr="00000000">
        <w:rPr>
          <w:rFonts w:ascii="Cabin Condensed" w:cs="Cabin Condensed" w:eastAsia="Cabin Condensed" w:hAnsi="Cabin Condensed"/>
          <w:color w:val="313537"/>
          <w:sz w:val="30"/>
          <w:szCs w:val="30"/>
          <w:highlight w:val="white"/>
          <w:rtl w:val="0"/>
        </w:rPr>
        <w:t xml:space="preserve">is a </w:t>
      </w:r>
      <w:r w:rsidDel="00000000" w:rsidR="00000000" w:rsidRPr="00000000">
        <w:rPr>
          <w:rFonts w:ascii="Cabin Condensed" w:cs="Cabin Condensed" w:eastAsia="Cabin Condensed" w:hAnsi="Cabin Condensed"/>
          <w:b w:val="1"/>
          <w:color w:val="313537"/>
          <w:sz w:val="32"/>
          <w:szCs w:val="32"/>
          <w:highlight w:val="white"/>
          <w:rtl w:val="0"/>
        </w:rPr>
        <w:t xml:space="preserve">web-based interface</w:t>
      </w:r>
      <w:r w:rsidDel="00000000" w:rsidR="00000000" w:rsidRPr="00000000">
        <w:rPr>
          <w:rFonts w:ascii="Cabin Condensed" w:cs="Cabin Condensed" w:eastAsia="Cabin Condensed" w:hAnsi="Cabin Condensed"/>
          <w:color w:val="313537"/>
          <w:sz w:val="30"/>
          <w:szCs w:val="30"/>
          <w:highlight w:val="white"/>
          <w:rtl w:val="0"/>
        </w:rPr>
        <w:t xml:space="preserve"> for accessing and managing AWS services. </w:t>
      </w:r>
      <w:r w:rsidDel="00000000" w:rsidR="00000000" w:rsidRPr="00000000">
        <w:rPr>
          <w:rFonts w:ascii="Cabin Condensed" w:cs="Cabin Condensed" w:eastAsia="Cabin Condensed" w:hAnsi="Cabin Condensed"/>
          <w:color w:val="313537"/>
          <w:sz w:val="28"/>
          <w:szCs w:val="28"/>
          <w:highlight w:val="white"/>
          <w:rtl w:val="0"/>
        </w:rPr>
        <w:t xml:space="preserve">The console includes </w:t>
      </w:r>
      <w:r w:rsidDel="00000000" w:rsidR="00000000" w:rsidRPr="00000000">
        <w:rPr>
          <w:rFonts w:ascii="Cabin Condensed" w:cs="Cabin Condensed" w:eastAsia="Cabin Condensed" w:hAnsi="Cabin Condensed"/>
          <w:b w:val="1"/>
          <w:color w:val="313537"/>
          <w:sz w:val="32"/>
          <w:szCs w:val="32"/>
          <w:highlight w:val="white"/>
          <w:rtl w:val="0"/>
        </w:rPr>
        <w:t xml:space="preserve">wizards and automated workflows</w:t>
      </w:r>
      <w:r w:rsidDel="00000000" w:rsidR="00000000" w:rsidRPr="00000000">
        <w:rPr>
          <w:rFonts w:ascii="Cabin Condensed" w:cs="Cabin Condensed" w:eastAsia="Cabin Condensed" w:hAnsi="Cabin Condensed"/>
          <w:color w:val="313537"/>
          <w:sz w:val="28"/>
          <w:szCs w:val="28"/>
          <w:highlight w:val="white"/>
          <w:rtl w:val="0"/>
        </w:rPr>
        <w:t xml:space="preserve"> that can simplify the process of completing tasks.</w:t>
      </w:r>
    </w:p>
    <w:p w:rsidR="00000000" w:rsidDel="00000000" w:rsidP="00000000" w:rsidRDefault="00000000" w:rsidRPr="00000000" w14:paraId="00000039">
      <w:pPr>
        <w:numPr>
          <w:ilvl w:val="0"/>
          <w:numId w:val="9"/>
        </w:numPr>
        <w:spacing w:line="480" w:lineRule="auto"/>
        <w:ind w:left="720" w:hanging="360"/>
        <w:rPr>
          <w:rFonts w:ascii="Cabin Condensed" w:cs="Cabin Condensed" w:eastAsia="Cabin Condensed" w:hAnsi="Cabin Condensed"/>
          <w:color w:val="313537"/>
          <w:sz w:val="28"/>
          <w:szCs w:val="28"/>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AWS Command Line Interface (AWS CLI)</w:t>
      </w:r>
      <w:r w:rsidDel="00000000" w:rsidR="00000000" w:rsidRPr="00000000">
        <w:rPr>
          <w:rFonts w:ascii="Cabin Condensed" w:cs="Cabin Condensed" w:eastAsia="Cabin Condensed" w:hAnsi="Cabin Condensed"/>
          <w:color w:val="313537"/>
          <w:sz w:val="26"/>
          <w:szCs w:val="26"/>
          <w:highlight w:val="white"/>
          <w:rtl w:val="0"/>
        </w:rPr>
        <w:t xml:space="preserve"> enables you to </w:t>
      </w:r>
      <w:r w:rsidDel="00000000" w:rsidR="00000000" w:rsidRPr="00000000">
        <w:rPr>
          <w:rFonts w:ascii="Cabin Condensed" w:cs="Cabin Condensed" w:eastAsia="Cabin Condensed" w:hAnsi="Cabin Condensed"/>
          <w:b w:val="1"/>
          <w:color w:val="313537"/>
          <w:sz w:val="30"/>
          <w:szCs w:val="30"/>
          <w:highlight w:val="white"/>
          <w:rtl w:val="0"/>
        </w:rPr>
        <w:t xml:space="preserve">control multiple AWS services directly</w:t>
      </w:r>
      <w:r w:rsidDel="00000000" w:rsidR="00000000" w:rsidRPr="00000000">
        <w:rPr>
          <w:rFonts w:ascii="Cabin Condensed" w:cs="Cabin Condensed" w:eastAsia="Cabin Condensed" w:hAnsi="Cabin Condensed"/>
          <w:color w:val="313537"/>
          <w:sz w:val="26"/>
          <w:szCs w:val="26"/>
          <w:highlight w:val="white"/>
          <w:rtl w:val="0"/>
        </w:rPr>
        <w:t xml:space="preserve"> from the command line within one tool. AWS CLI is available for users on </w:t>
      </w:r>
      <w:r w:rsidDel="00000000" w:rsidR="00000000" w:rsidRPr="00000000">
        <w:rPr>
          <w:rFonts w:ascii="Cabin Condensed" w:cs="Cabin Condensed" w:eastAsia="Cabin Condensed" w:hAnsi="Cabin Condensed"/>
          <w:b w:val="1"/>
          <w:color w:val="313537"/>
          <w:sz w:val="28"/>
          <w:szCs w:val="28"/>
          <w:highlight w:val="white"/>
          <w:rtl w:val="0"/>
        </w:rPr>
        <w:t xml:space="preserve">Windows, macOS, and Linux. </w:t>
      </w:r>
      <w:r w:rsidDel="00000000" w:rsidR="00000000" w:rsidRPr="00000000">
        <w:rPr>
          <w:rFonts w:ascii="Cabin Condensed" w:cs="Cabin Condensed" w:eastAsia="Cabin Condensed" w:hAnsi="Cabin Condensed"/>
          <w:b w:val="1"/>
          <w:color w:val="313537"/>
          <w:sz w:val="34"/>
          <w:szCs w:val="34"/>
          <w:highlight w:val="white"/>
          <w:u w:val="single"/>
          <w:rtl w:val="0"/>
        </w:rPr>
        <w:t xml:space="preserve">AWS CLI Helps you to automate </w:t>
      </w:r>
      <w:r w:rsidDel="00000000" w:rsidR="00000000" w:rsidRPr="00000000">
        <w:rPr>
          <w:rFonts w:ascii="Cabin Condensed" w:cs="Cabin Condensed" w:eastAsia="Cabin Condensed" w:hAnsi="Cabin Condensed"/>
          <w:color w:val="313537"/>
          <w:sz w:val="28"/>
          <w:szCs w:val="28"/>
          <w:highlight w:val="white"/>
          <w:rtl w:val="0"/>
        </w:rPr>
        <w:t xml:space="preserve">action that your service and applications performed through Scripts.For example, you can use commands to launch an Amazon EC2 instance, connect an Amazon EC2 instance to a specific Auto Scaling group, and more.</w:t>
      </w:r>
    </w:p>
    <w:p w:rsidR="00000000" w:rsidDel="00000000" w:rsidP="00000000" w:rsidRDefault="00000000" w:rsidRPr="00000000" w14:paraId="0000003A">
      <w:pPr>
        <w:numPr>
          <w:ilvl w:val="0"/>
          <w:numId w:val="9"/>
        </w:numPr>
        <w:spacing w:line="480" w:lineRule="auto"/>
        <w:ind w:left="720" w:hanging="360"/>
        <w:rPr>
          <w:rFonts w:ascii="Cabin Condensed" w:cs="Cabin Condensed" w:eastAsia="Cabin Condensed" w:hAnsi="Cabin Condensed"/>
          <w:color w:val="313537"/>
          <w:sz w:val="34"/>
          <w:szCs w:val="34"/>
          <w:highlight w:val="white"/>
        </w:rPr>
      </w:pPr>
      <w:r w:rsidDel="00000000" w:rsidR="00000000" w:rsidRPr="00000000">
        <w:rPr>
          <w:rFonts w:ascii="Cabin Condensed" w:cs="Cabin Condensed" w:eastAsia="Cabin Condensed" w:hAnsi="Cabin Condensed"/>
          <w:b w:val="1"/>
          <w:color w:val="313537"/>
          <w:sz w:val="34"/>
          <w:szCs w:val="34"/>
          <w:highlight w:val="white"/>
          <w:rtl w:val="0"/>
        </w:rPr>
        <w:t xml:space="preserve">software development kits (SDKs) </w:t>
      </w:r>
      <w:r w:rsidDel="00000000" w:rsidR="00000000" w:rsidRPr="00000000">
        <w:rPr>
          <w:rFonts w:ascii="Cabin Condensed" w:cs="Cabin Condensed" w:eastAsia="Cabin Condensed" w:hAnsi="Cabin Condensed"/>
          <w:color w:val="313537"/>
          <w:sz w:val="32"/>
          <w:szCs w:val="32"/>
          <w:highlight w:val="white"/>
          <w:rtl w:val="0"/>
        </w:rPr>
        <w:t xml:space="preserve">enable you to use AWS services with your existing applications or create entirely new applications that will run on AWS</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color w:val="313537"/>
          <w:sz w:val="34"/>
          <w:szCs w:val="34"/>
          <w:highlight w:val="white"/>
          <w:rtl w:val="0"/>
        </w:rPr>
        <w:t xml:space="preserve">To help you get started with using SDKs, AWS provides documentation and </w:t>
      </w:r>
      <w:r w:rsidDel="00000000" w:rsidR="00000000" w:rsidRPr="00000000">
        <w:rPr>
          <w:rFonts w:ascii="Cabin Condensed" w:cs="Cabin Condensed" w:eastAsia="Cabin Condensed" w:hAnsi="Cabin Condensed"/>
          <w:b w:val="1"/>
          <w:color w:val="313537"/>
          <w:sz w:val="34"/>
          <w:szCs w:val="34"/>
          <w:highlight w:val="white"/>
          <w:rtl w:val="0"/>
        </w:rPr>
        <w:t xml:space="preserve">sample code for each supported programming language</w:t>
      </w:r>
      <w:r w:rsidDel="00000000" w:rsidR="00000000" w:rsidRPr="00000000">
        <w:rPr>
          <w:rFonts w:ascii="Cabin Condensed" w:cs="Cabin Condensed" w:eastAsia="Cabin Condensed" w:hAnsi="Cabin Condensed"/>
          <w:color w:val="313537"/>
          <w:sz w:val="34"/>
          <w:szCs w:val="34"/>
          <w:highlight w:val="white"/>
          <w:rtl w:val="0"/>
        </w:rPr>
        <w:t xml:space="preserve">. Supported </w:t>
      </w:r>
      <w:r w:rsidDel="00000000" w:rsidR="00000000" w:rsidRPr="00000000">
        <w:rPr>
          <w:rFonts w:ascii="Cabin Condensed" w:cs="Cabin Condensed" w:eastAsia="Cabin Condensed" w:hAnsi="Cabin Condensed"/>
          <w:b w:val="1"/>
          <w:color w:val="313537"/>
          <w:sz w:val="34"/>
          <w:szCs w:val="34"/>
          <w:highlight w:val="white"/>
          <w:rtl w:val="0"/>
        </w:rPr>
        <w:t xml:space="preserve">programming languages include C++, Java, .NET, a</w:t>
      </w:r>
      <w:r w:rsidDel="00000000" w:rsidR="00000000" w:rsidRPr="00000000">
        <w:rPr>
          <w:rFonts w:ascii="Cabin Condensed" w:cs="Cabin Condensed" w:eastAsia="Cabin Condensed" w:hAnsi="Cabin Condensed"/>
          <w:b w:val="1"/>
          <w:color w:val="313537"/>
          <w:sz w:val="30"/>
          <w:szCs w:val="30"/>
          <w:highlight w:val="white"/>
          <w:rtl w:val="0"/>
        </w:rPr>
        <w:t xml:space="preserve">nd more.</w:t>
      </w:r>
    </w:p>
    <w:p w:rsidR="00000000" w:rsidDel="00000000" w:rsidP="00000000" w:rsidRDefault="00000000" w:rsidRPr="00000000" w14:paraId="0000003B">
      <w:pPr>
        <w:numPr>
          <w:ilvl w:val="0"/>
          <w:numId w:val="9"/>
        </w:numPr>
        <w:spacing w:line="480" w:lineRule="auto"/>
        <w:ind w:left="720" w:hanging="360"/>
        <w:rPr>
          <w:rFonts w:ascii="Cabin Condensed" w:cs="Cabin Condensed" w:eastAsia="Cabin Condensed" w:hAnsi="Cabin Condensed"/>
          <w:b w:val="1"/>
          <w:color w:val="313537"/>
          <w:sz w:val="30"/>
          <w:szCs w:val="30"/>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AWS Elastic Beanstalk is a managed service. </w:t>
      </w:r>
      <w:r w:rsidDel="00000000" w:rsidR="00000000" w:rsidRPr="00000000">
        <w:rPr>
          <w:rFonts w:ascii="Cabin Condensed" w:cs="Cabin Condensed" w:eastAsia="Cabin Condensed" w:hAnsi="Cabin Condensed"/>
          <w:color w:val="313537"/>
          <w:sz w:val="36"/>
          <w:szCs w:val="36"/>
          <w:highlight w:val="white"/>
          <w:rtl w:val="0"/>
        </w:rPr>
        <w:t xml:space="preserve">you </w:t>
      </w:r>
      <w:r w:rsidDel="00000000" w:rsidR="00000000" w:rsidRPr="00000000">
        <w:rPr>
          <w:rFonts w:ascii="Cabin Condensed" w:cs="Cabin Condensed" w:eastAsia="Cabin Condensed" w:hAnsi="Cabin Condensed"/>
          <w:b w:val="1"/>
          <w:color w:val="313537"/>
          <w:sz w:val="36"/>
          <w:szCs w:val="36"/>
          <w:highlight w:val="white"/>
          <w:rtl w:val="0"/>
        </w:rPr>
        <w:t xml:space="preserve">provide code and configuration settings,</w:t>
      </w:r>
      <w:r w:rsidDel="00000000" w:rsidR="00000000" w:rsidRPr="00000000">
        <w:rPr>
          <w:rFonts w:ascii="Cabin Condensed" w:cs="Cabin Condensed" w:eastAsia="Cabin Condensed" w:hAnsi="Cabin Condensed"/>
          <w:color w:val="313537"/>
          <w:sz w:val="36"/>
          <w:szCs w:val="36"/>
          <w:highlight w:val="white"/>
          <w:rtl w:val="0"/>
        </w:rPr>
        <w:t xml:space="preserve"> and Elastic Beanstalk deploys the resources necessary to perform the following tasks:</w:t>
      </w:r>
      <w:r w:rsidDel="00000000" w:rsidR="00000000" w:rsidRPr="00000000">
        <w:rPr>
          <w:rFonts w:ascii="Cabin Condensed" w:cs="Cabin Condensed" w:eastAsia="Cabin Condensed" w:hAnsi="Cabin Condensed"/>
          <w:color w:val="313537"/>
          <w:sz w:val="36"/>
          <w:szCs w:val="36"/>
          <w:highlight w:val="white"/>
        </w:rPr>
        <w:drawing>
          <wp:inline distB="114300" distT="114300" distL="114300" distR="114300">
            <wp:extent cx="5600700" cy="3276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0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9"/>
        </w:numPr>
        <w:spacing w:line="480" w:lineRule="auto"/>
        <w:ind w:left="720" w:hanging="360"/>
        <w:rPr>
          <w:rFonts w:ascii="Cabin Condensed" w:cs="Cabin Condensed" w:eastAsia="Cabin Condensed" w:hAnsi="Cabin Condensed"/>
          <w:sz w:val="30"/>
          <w:szCs w:val="30"/>
        </w:rPr>
      </w:pPr>
      <w:r w:rsidDel="00000000" w:rsidR="00000000" w:rsidRPr="00000000">
        <w:rPr>
          <w:rFonts w:ascii="Cabin Condensed" w:cs="Cabin Condensed" w:eastAsia="Cabin Condensed" w:hAnsi="Cabin Condensed"/>
          <w:b w:val="1"/>
          <w:color w:val="313537"/>
          <w:sz w:val="30"/>
          <w:szCs w:val="30"/>
          <w:highlight w:val="white"/>
          <w:rtl w:val="0"/>
        </w:rPr>
        <w:t xml:space="preserve">AWS CloudFormation</w:t>
      </w:r>
      <w:r w:rsidDel="00000000" w:rsidR="00000000" w:rsidRPr="00000000">
        <w:rPr>
          <w:rFonts w:ascii="Cabin Condensed" w:cs="Cabin Condensed" w:eastAsia="Cabin Condensed" w:hAnsi="Cabin Condensed"/>
          <w:color w:val="313537"/>
          <w:sz w:val="30"/>
          <w:szCs w:val="30"/>
          <w:highlight w:val="white"/>
          <w:rtl w:val="0"/>
        </w:rPr>
        <w:t xml:space="preserve">  treat your</w:t>
      </w:r>
      <w:r w:rsidDel="00000000" w:rsidR="00000000" w:rsidRPr="00000000">
        <w:rPr>
          <w:rFonts w:ascii="Cabin Condensed" w:cs="Cabin Condensed" w:eastAsia="Cabin Condensed" w:hAnsi="Cabin Condensed"/>
          <w:b w:val="1"/>
          <w:color w:val="313537"/>
          <w:sz w:val="30"/>
          <w:szCs w:val="30"/>
          <w:highlight w:val="white"/>
          <w:rtl w:val="0"/>
        </w:rPr>
        <w:t xml:space="preserve"> infrastructure as code</w:t>
      </w:r>
      <w:r w:rsidDel="00000000" w:rsidR="00000000" w:rsidRPr="00000000">
        <w:rPr>
          <w:rFonts w:ascii="Cabin Condensed" w:cs="Cabin Condensed" w:eastAsia="Cabin Condensed" w:hAnsi="Cabin Condensed"/>
          <w:color w:val="313537"/>
          <w:sz w:val="30"/>
          <w:szCs w:val="30"/>
          <w:highlight w:val="white"/>
          <w:rtl w:val="0"/>
        </w:rPr>
        <w:t xml:space="preserve">. AWS cloud formations help you</w:t>
      </w:r>
      <w:r w:rsidDel="00000000" w:rsidR="00000000" w:rsidRPr="00000000">
        <w:rPr>
          <w:rFonts w:ascii="Cabin Condensed" w:cs="Cabin Condensed" w:eastAsia="Cabin Condensed" w:hAnsi="Cabin Condensed"/>
          <w:b w:val="1"/>
          <w:color w:val="313537"/>
          <w:sz w:val="30"/>
          <w:szCs w:val="30"/>
          <w:highlight w:val="white"/>
          <w:rtl w:val="0"/>
        </w:rPr>
        <w:t xml:space="preserve"> built environment by writing lines of code</w:t>
      </w:r>
      <w:r w:rsidDel="00000000" w:rsidR="00000000" w:rsidRPr="00000000">
        <w:rPr>
          <w:rFonts w:ascii="Cabin Condensed" w:cs="Cabin Condensed" w:eastAsia="Cabin Condensed" w:hAnsi="Cabin Condensed"/>
          <w:color w:val="313537"/>
          <w:sz w:val="30"/>
          <w:szCs w:val="30"/>
          <w:highlight w:val="white"/>
          <w:rtl w:val="0"/>
        </w:rPr>
        <w:t xml:space="preserve"> Instead of using AWS Management console to individually provision resources. AWS CloudFormation provisions your resources in a safe, repeatable manner, enabling you to frequently build your infrastructure and applications without having to perform manual actions or write custom scripts. </w:t>
      </w:r>
    </w:p>
    <w:p w:rsidR="00000000" w:rsidDel="00000000" w:rsidP="00000000" w:rsidRDefault="00000000" w:rsidRPr="00000000" w14:paraId="0000003D">
      <w:pPr>
        <w:spacing w:line="480" w:lineRule="auto"/>
        <w:rPr>
          <w:rFonts w:ascii="Cabin Condensed" w:cs="Cabin Condensed" w:eastAsia="Cabin Condensed" w:hAnsi="Cabin Condensed"/>
          <w:color w:val="313537"/>
          <w:sz w:val="30"/>
          <w:szCs w:val="30"/>
          <w:highlight w:val="white"/>
        </w:rPr>
      </w:pPr>
      <w:r w:rsidDel="00000000" w:rsidR="00000000" w:rsidRPr="00000000">
        <w:rPr>
          <w:rtl w:val="0"/>
        </w:rPr>
      </w:r>
    </w:p>
    <w:p w:rsidR="00000000" w:rsidDel="00000000" w:rsidP="00000000" w:rsidRDefault="00000000" w:rsidRPr="00000000" w14:paraId="0000003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fhybw82vhx7s" w:id="3"/>
      <w:bookmarkEnd w:id="3"/>
      <w:r w:rsidDel="00000000" w:rsidR="00000000" w:rsidRPr="00000000">
        <w:rPr>
          <w:rtl w:val="0"/>
        </w:rPr>
      </w:r>
    </w:p>
    <w:p w:rsidR="00000000" w:rsidDel="00000000" w:rsidP="00000000" w:rsidRDefault="00000000" w:rsidRPr="00000000" w14:paraId="0000003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lwuu4lx6i7eb" w:id="4"/>
      <w:bookmarkEnd w:id="4"/>
      <w:r w:rsidDel="00000000" w:rsidR="00000000" w:rsidRPr="00000000">
        <w:rPr>
          <w:rFonts w:ascii="Cabin Condensed" w:cs="Cabin Condensed" w:eastAsia="Cabin Condensed" w:hAnsi="Cabin Condensed"/>
          <w:b w:val="1"/>
          <w:color w:val="2d363a"/>
          <w:sz w:val="46"/>
          <w:szCs w:val="46"/>
          <w:highlight w:val="white"/>
          <w:rtl w:val="0"/>
        </w:rPr>
        <w:t xml:space="preserve">Connectivity to AWS</w:t>
      </w:r>
    </w:p>
    <w:p w:rsidR="00000000" w:rsidDel="00000000" w:rsidP="00000000" w:rsidRDefault="00000000" w:rsidRPr="00000000" w14:paraId="00000040">
      <w:pPr>
        <w:numPr>
          <w:ilvl w:val="0"/>
          <w:numId w:val="23"/>
        </w:numPr>
        <w:spacing w:line="480" w:lineRule="auto"/>
        <w:ind w:left="720" w:hanging="360"/>
        <w:rPr>
          <w:u w:val="none"/>
        </w:rPr>
      </w:pPr>
      <w:hyperlink r:id="rId11">
        <w:r w:rsidDel="00000000" w:rsidR="00000000" w:rsidRPr="00000000">
          <w:rPr>
            <w:rFonts w:ascii="Cabin Condensed" w:cs="Cabin Condensed" w:eastAsia="Cabin Condensed" w:hAnsi="Cabin Condensed"/>
            <w:b w:val="1"/>
            <w:color w:val="1155cc"/>
            <w:sz w:val="32"/>
            <w:szCs w:val="32"/>
            <w:highlight w:val="white"/>
            <w:u w:val="single"/>
            <w:rtl w:val="0"/>
          </w:rPr>
          <w:t xml:space="preserve">Amazon Virtual Private Cloud (Amazon VPC)</w:t>
        </w:r>
      </w:hyperlink>
      <w:r w:rsidDel="00000000" w:rsidR="00000000" w:rsidRPr="00000000">
        <w:rPr>
          <w:rFonts w:ascii="Cabin Condensed" w:cs="Cabin Condensed" w:eastAsia="Cabin Condensed" w:hAnsi="Cabin Condensed"/>
          <w:rtl w:val="0"/>
        </w:rPr>
        <w:t xml:space="preserve"> </w:t>
      </w:r>
      <w:r w:rsidDel="00000000" w:rsidR="00000000" w:rsidRPr="00000000">
        <w:rPr>
          <w:rFonts w:ascii="Cabin Condensed" w:cs="Cabin Condensed" w:eastAsia="Cabin Condensed" w:hAnsi="Cabin Condensed"/>
          <w:sz w:val="30"/>
          <w:szCs w:val="30"/>
          <w:rtl w:val="0"/>
        </w:rPr>
        <w:t xml:space="preserve">Is a service that allows you to </w:t>
      </w:r>
      <w:r w:rsidDel="00000000" w:rsidR="00000000" w:rsidRPr="00000000">
        <w:rPr>
          <w:rFonts w:ascii="Cabin Condensed" w:cs="Cabin Condensed" w:eastAsia="Cabin Condensed" w:hAnsi="Cabin Condensed"/>
          <w:b w:val="1"/>
          <w:sz w:val="34"/>
          <w:szCs w:val="34"/>
          <w:rtl w:val="0"/>
        </w:rPr>
        <w:t xml:space="preserve">create a boundary around your AWS resources</w:t>
      </w:r>
      <w:r w:rsidDel="00000000" w:rsidR="00000000" w:rsidRPr="00000000">
        <w:rPr>
          <w:rFonts w:ascii="Cabin Condensed" w:cs="Cabin Condensed" w:eastAsia="Cabin Condensed" w:hAnsi="Cabin Condensed"/>
          <w:sz w:val="30"/>
          <w:szCs w:val="30"/>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Amazon VPC enables you to provision</w:t>
      </w:r>
      <w:r w:rsidDel="00000000" w:rsidR="00000000" w:rsidRPr="00000000">
        <w:rPr>
          <w:rFonts w:ascii="Cabin Condensed" w:cs="Cabin Condensed" w:eastAsia="Cabin Condensed" w:hAnsi="Cabin Condensed"/>
          <w:b w:val="1"/>
          <w:color w:val="313537"/>
          <w:sz w:val="32"/>
          <w:szCs w:val="32"/>
          <w:highlight w:val="white"/>
          <w:rtl w:val="0"/>
        </w:rPr>
        <w:t xml:space="preserve"> an isolated section of the AWS Cloud</w:t>
      </w:r>
      <w:r w:rsidDel="00000000" w:rsidR="00000000" w:rsidRPr="00000000">
        <w:rPr>
          <w:rFonts w:ascii="Cabin Condensed" w:cs="Cabin Condensed" w:eastAsia="Cabin Condensed" w:hAnsi="Cabin Condensed"/>
          <w:color w:val="313537"/>
          <w:sz w:val="28"/>
          <w:szCs w:val="28"/>
          <w:highlight w:val="white"/>
          <w:rtl w:val="0"/>
        </w:rPr>
        <w:t xml:space="preserve">.</w:t>
      </w:r>
      <w:r w:rsidDel="00000000" w:rsidR="00000000" w:rsidRPr="00000000">
        <w:rPr>
          <w:rFonts w:ascii="Cabin Condensed" w:cs="Cabin Condensed" w:eastAsia="Cabin Condensed" w:hAnsi="Cabin Condensed"/>
          <w:sz w:val="28"/>
          <w:szCs w:val="28"/>
          <w:rtl w:val="0"/>
        </w:rPr>
        <w:t xml:space="preserve"> In VPC </w:t>
      </w:r>
      <w:r w:rsidDel="00000000" w:rsidR="00000000" w:rsidRPr="00000000">
        <w:rPr>
          <w:rFonts w:ascii="Cabin Condensed" w:cs="Cabin Condensed" w:eastAsia="Cabin Condensed" w:hAnsi="Cabin Condensed"/>
          <w:sz w:val="28"/>
          <w:szCs w:val="28"/>
          <w:rtl w:val="0"/>
        </w:rPr>
        <w:t xml:space="preserve">you can launch resources Which you Define and also Organize them into </w:t>
      </w:r>
      <w:r w:rsidDel="00000000" w:rsidR="00000000" w:rsidRPr="00000000">
        <w:rPr>
          <w:rFonts w:ascii="Cabin Condensed" w:cs="Cabin Condensed" w:eastAsia="Cabin Condensed" w:hAnsi="Cabin Condensed"/>
          <w:b w:val="1"/>
          <w:sz w:val="58"/>
          <w:szCs w:val="58"/>
          <w:rtl w:val="0"/>
        </w:rPr>
        <w:t xml:space="preserve">subnets</w:t>
      </w:r>
      <w:r w:rsidDel="00000000" w:rsidR="00000000" w:rsidRPr="00000000">
        <w:rPr>
          <w:rFonts w:ascii="Cabin Condensed" w:cs="Cabin Condensed" w:eastAsia="Cabin Condensed" w:hAnsi="Cabin Condensed"/>
          <w:sz w:val="32"/>
          <w:szCs w:val="32"/>
          <w:rtl w:val="0"/>
        </w:rPr>
        <w:t xml:space="preserve">. </w:t>
      </w:r>
      <w:r w:rsidDel="00000000" w:rsidR="00000000" w:rsidRPr="00000000">
        <w:rPr>
          <w:rFonts w:ascii="Cabin Condensed" w:cs="Cabin Condensed" w:eastAsia="Cabin Condensed" w:hAnsi="Cabin Condensed"/>
          <w:b w:val="1"/>
          <w:sz w:val="32"/>
          <w:szCs w:val="32"/>
          <w:rtl w:val="0"/>
        </w:rPr>
        <w:t xml:space="preserve">A subnet </w:t>
      </w:r>
      <w:r w:rsidDel="00000000" w:rsidR="00000000" w:rsidRPr="00000000">
        <w:rPr>
          <w:rFonts w:ascii="Cabin Condensed" w:cs="Cabin Condensed" w:eastAsia="Cabin Condensed" w:hAnsi="Cabin Condensed"/>
          <w:b w:val="1"/>
          <w:color w:val="313537"/>
          <w:sz w:val="32"/>
          <w:szCs w:val="32"/>
          <w:highlight w:val="white"/>
          <w:rtl w:val="0"/>
        </w:rPr>
        <w:t xml:space="preserve">is a section of a VPC that can contain resources such as Amazon EC2 instances.</w:t>
      </w:r>
      <w:r w:rsidDel="00000000" w:rsidR="00000000" w:rsidRPr="00000000">
        <w:rPr>
          <w:rtl w:val="0"/>
        </w:rPr>
      </w:r>
    </w:p>
    <w:p w:rsidR="00000000" w:rsidDel="00000000" w:rsidP="00000000" w:rsidRDefault="00000000" w:rsidRPr="00000000" w14:paraId="00000041">
      <w:pPr>
        <w:numPr>
          <w:ilvl w:val="0"/>
          <w:numId w:val="23"/>
        </w:numPr>
        <w:spacing w:line="480" w:lineRule="auto"/>
        <w:ind w:left="720" w:hanging="360"/>
        <w:rPr>
          <w:rFonts w:ascii="Cabin Condensed" w:cs="Cabin Condensed" w:eastAsia="Cabin Condensed" w:hAnsi="Cabin Condensed"/>
          <w:sz w:val="34"/>
          <w:szCs w:val="34"/>
        </w:rPr>
      </w:pPr>
      <w:r w:rsidDel="00000000" w:rsidR="00000000" w:rsidRPr="00000000">
        <w:rPr>
          <w:rFonts w:ascii="Cabin Condensed" w:cs="Cabin Condensed" w:eastAsia="Cabin Condensed" w:hAnsi="Cabin Condensed"/>
          <w:b w:val="1"/>
          <w:color w:val="313537"/>
          <w:sz w:val="32"/>
          <w:szCs w:val="32"/>
          <w:highlight w:val="white"/>
          <w:rtl w:val="0"/>
        </w:rPr>
        <w:t xml:space="preserve">internet gateway</w:t>
      </w:r>
      <w:r w:rsidDel="00000000" w:rsidR="00000000" w:rsidRPr="00000000">
        <w:rPr>
          <w:rFonts w:ascii="Cabin Condensed" w:cs="Cabin Condensed" w:eastAsia="Cabin Condensed" w:hAnsi="Cabin Condensed"/>
          <w:color w:val="313537"/>
          <w:sz w:val="32"/>
          <w:szCs w:val="32"/>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Allows public traffic from internet to  access VPC. </w:t>
      </w:r>
      <w:r w:rsidDel="00000000" w:rsidR="00000000" w:rsidRPr="00000000">
        <w:rPr>
          <w:rFonts w:ascii="Cabin Condensed" w:cs="Cabin Condensed" w:eastAsia="Cabin Condensed" w:hAnsi="Cabin Condensed"/>
          <w:color w:val="313537"/>
          <w:sz w:val="26"/>
          <w:szCs w:val="26"/>
          <w:highlight w:val="white"/>
          <w:rtl w:val="0"/>
        </w:rPr>
        <w:t xml:space="preserve">An internet gateway is a connection between a VPC and the internet.</w:t>
      </w:r>
      <w:r w:rsidDel="00000000" w:rsidR="00000000" w:rsidRPr="00000000">
        <w:rPr>
          <w:rFonts w:ascii="Cabin Condensed" w:cs="Cabin Condensed" w:eastAsia="Cabin Condensed" w:hAnsi="Cabin Condensed"/>
          <w:color w:val="313537"/>
          <w:sz w:val="26"/>
          <w:szCs w:val="26"/>
          <w:highlight w:val="white"/>
        </w:rPr>
        <w:drawing>
          <wp:inline distB="114300" distT="114300" distL="114300" distR="114300">
            <wp:extent cx="5943600" cy="31496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Cabin Condensed" w:cs="Cabin Condensed" w:eastAsia="Cabin Condensed" w:hAnsi="Cabin Condensed"/>
          <w:sz w:val="24"/>
          <w:szCs w:val="24"/>
        </w:rPr>
      </w:pPr>
      <w:r w:rsidDel="00000000" w:rsidR="00000000" w:rsidRPr="00000000">
        <w:rPr>
          <w:rFonts w:ascii="Cabin Condensed" w:cs="Cabin Condensed" w:eastAsia="Cabin Condensed" w:hAnsi="Cabin Condensed"/>
          <w:color w:val="313537"/>
          <w:sz w:val="28"/>
          <w:szCs w:val="28"/>
          <w:rtl w:val="0"/>
        </w:rPr>
        <w:t xml:space="preserve">To access private resources in a VPC, you can use a</w:t>
      </w:r>
      <w:r w:rsidDel="00000000" w:rsidR="00000000" w:rsidRPr="00000000">
        <w:rPr>
          <w:rFonts w:ascii="Cabin Condensed" w:cs="Cabin Condensed" w:eastAsia="Cabin Condensed" w:hAnsi="Cabin Condensed"/>
          <w:color w:val="313537"/>
          <w:sz w:val="34"/>
          <w:szCs w:val="34"/>
          <w:rtl w:val="0"/>
        </w:rPr>
        <w:t xml:space="preserve"> </w:t>
      </w:r>
      <w:r w:rsidDel="00000000" w:rsidR="00000000" w:rsidRPr="00000000">
        <w:rPr>
          <w:rFonts w:ascii="Cabin Condensed" w:cs="Cabin Condensed" w:eastAsia="Cabin Condensed" w:hAnsi="Cabin Condensed"/>
          <w:b w:val="1"/>
          <w:color w:val="313537"/>
          <w:sz w:val="34"/>
          <w:szCs w:val="34"/>
          <w:rtl w:val="0"/>
        </w:rPr>
        <w:t xml:space="preserve">virtual private gateway</w:t>
      </w:r>
      <w:r w:rsidDel="00000000" w:rsidR="00000000" w:rsidRPr="00000000">
        <w:rPr>
          <w:rFonts w:ascii="Cabin Condensed" w:cs="Cabin Condensed" w:eastAsia="Cabin Condensed" w:hAnsi="Cabin Condensed"/>
          <w:color w:val="313537"/>
          <w:sz w:val="28"/>
          <w:szCs w:val="28"/>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The virtual private gateway is the component that allows protected internet traffic to enter into the VPC. </w:t>
      </w:r>
      <w:r w:rsidDel="00000000" w:rsidR="00000000" w:rsidRPr="00000000">
        <w:rPr>
          <w:rFonts w:ascii="Cabin Condensed" w:cs="Cabin Condensed" w:eastAsia="Cabin Condensed" w:hAnsi="Cabin Condensed"/>
          <w:b w:val="1"/>
          <w:color w:val="313537"/>
          <w:sz w:val="28"/>
          <w:szCs w:val="28"/>
          <w:highlight w:val="white"/>
          <w:rtl w:val="0"/>
        </w:rPr>
        <w:t xml:space="preserve">A virtual private gateway enables you to establish a virtual private network (VPN) connection between your VPC and a private network, </w:t>
      </w:r>
      <w:r w:rsidDel="00000000" w:rsidR="00000000" w:rsidRPr="00000000">
        <w:rPr>
          <w:rFonts w:ascii="Cabin Condensed" w:cs="Cabin Condensed" w:eastAsia="Cabin Condensed" w:hAnsi="Cabin Condensed"/>
          <w:color w:val="313537"/>
          <w:sz w:val="26"/>
          <w:szCs w:val="26"/>
          <w:highlight w:val="white"/>
          <w:rtl w:val="0"/>
        </w:rPr>
        <w:t xml:space="preserve">such as an on-premises data center or internal corporate network.</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6"/>
          <w:szCs w:val="36"/>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Pr>
        <w:drawing>
          <wp:inline distB="114300" distT="114300" distL="114300" distR="114300">
            <wp:extent cx="5943600" cy="27686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Fonts w:ascii="Cabin Condensed" w:cs="Cabin Condensed" w:eastAsia="Cabin Condensed" w:hAnsi="Cabin Condensed"/>
          <w:b w:val="1"/>
          <w:color w:val="313537"/>
          <w:sz w:val="30"/>
          <w:szCs w:val="30"/>
          <w:highlight w:val="white"/>
          <w:rtl w:val="0"/>
        </w:rPr>
        <w:t xml:space="preserve"> </w:t>
      </w:r>
    </w:p>
    <w:p w:rsidR="00000000" w:rsidDel="00000000" w:rsidP="00000000" w:rsidRDefault="00000000" w:rsidRPr="00000000" w14:paraId="00000045">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Cabin Condensed" w:cs="Cabin Condensed" w:eastAsia="Cabin Condensed" w:hAnsi="Cabin Condensed"/>
          <w:b w:val="1"/>
          <w:color w:val="313537"/>
          <w:sz w:val="38"/>
          <w:szCs w:val="38"/>
          <w:highlight w:val="white"/>
          <w:u w:val="none"/>
        </w:rPr>
      </w:pPr>
      <w:hyperlink r:id="rId14">
        <w:r w:rsidDel="00000000" w:rsidR="00000000" w:rsidRPr="00000000">
          <w:rPr>
            <w:rFonts w:ascii="Cabin Condensed" w:cs="Cabin Condensed" w:eastAsia="Cabin Condensed" w:hAnsi="Cabin Condensed"/>
            <w:b w:val="1"/>
            <w:color w:val="1155cc"/>
            <w:sz w:val="26"/>
            <w:szCs w:val="26"/>
            <w:highlight w:val="white"/>
            <w:u w:val="single"/>
            <w:rtl w:val="0"/>
          </w:rPr>
          <w:t xml:space="preserve">AWS Direct Connect</w:t>
        </w:r>
      </w:hyperlink>
      <w:r w:rsidDel="00000000" w:rsidR="00000000" w:rsidRPr="00000000">
        <w:rPr>
          <w:rFonts w:ascii="Cabin Condensed" w:cs="Cabin Condensed" w:eastAsia="Cabin Condensed" w:hAnsi="Cabin Condensed"/>
          <w:b w:val="1"/>
          <w:color w:val="313537"/>
          <w:sz w:val="26"/>
          <w:szCs w:val="26"/>
          <w:highlight w:val="white"/>
          <w:rtl w:val="0"/>
        </w:rPr>
        <w:t xml:space="preserve"> is a service that enables you to establish a dedicated private connection between your data center and a VPC.  </w:t>
      </w:r>
      <w:r w:rsidDel="00000000" w:rsidR="00000000" w:rsidRPr="00000000">
        <w:rPr>
          <w:rtl w:val="0"/>
        </w:rPr>
      </w:r>
    </w:p>
    <w:p w:rsidR="00000000" w:rsidDel="00000000" w:rsidP="00000000" w:rsidRDefault="00000000" w:rsidRPr="00000000" w14:paraId="0000004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Cabin Condensed" w:cs="Cabin Condensed" w:eastAsia="Cabin Condensed" w:hAnsi="Cabin Condensed"/>
          <w:b w:val="1"/>
          <w:color w:val="2d363a"/>
          <w:sz w:val="46"/>
          <w:szCs w:val="46"/>
          <w:highlight w:val="white"/>
        </w:rPr>
      </w:pPr>
      <w:bookmarkStart w:colFirst="0" w:colLast="0" w:name="_dbyrtnh5fivq" w:id="5"/>
      <w:bookmarkEnd w:id="5"/>
      <w:r w:rsidDel="00000000" w:rsidR="00000000" w:rsidRPr="00000000">
        <w:rPr>
          <w:rFonts w:ascii="Cabin Condensed" w:cs="Cabin Condensed" w:eastAsia="Cabin Condensed" w:hAnsi="Cabin Condensed"/>
          <w:b w:val="1"/>
          <w:color w:val="2d363a"/>
          <w:sz w:val="46"/>
          <w:szCs w:val="46"/>
          <w:highlight w:val="white"/>
          <w:rtl w:val="0"/>
        </w:rPr>
        <w:t xml:space="preserve">Subnets and network access control lists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Types of subnet</w:t>
      </w:r>
    </w:p>
    <w:p w:rsidR="00000000" w:rsidDel="00000000" w:rsidP="00000000" w:rsidRDefault="00000000" w:rsidRPr="00000000" w14:paraId="00000048">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Public subnets </w:t>
      </w:r>
      <w:r w:rsidDel="00000000" w:rsidR="00000000" w:rsidRPr="00000000">
        <w:rPr>
          <w:rFonts w:ascii="Cabin Condensed" w:cs="Cabin Condensed" w:eastAsia="Cabin Condensed" w:hAnsi="Cabin Condensed"/>
          <w:color w:val="313537"/>
          <w:sz w:val="30"/>
          <w:szCs w:val="30"/>
          <w:highlight w:val="white"/>
          <w:rtl w:val="0"/>
        </w:rPr>
        <w:t xml:space="preserve">contain resources that need to be accessible by the public, such as an online store’s website.</w:t>
      </w:r>
    </w:p>
    <w:p w:rsidR="00000000" w:rsidDel="00000000" w:rsidP="00000000" w:rsidRDefault="00000000" w:rsidRPr="00000000" w14:paraId="00000049">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400" w:line="480" w:lineRule="auto"/>
        <w:ind w:left="1440" w:hanging="360"/>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Private subnets </w:t>
      </w:r>
      <w:r w:rsidDel="00000000" w:rsidR="00000000" w:rsidRPr="00000000">
        <w:rPr>
          <w:rFonts w:ascii="Cabin Condensed" w:cs="Cabin Condensed" w:eastAsia="Cabin Condensed" w:hAnsi="Cabin Condensed"/>
          <w:color w:val="313537"/>
          <w:sz w:val="30"/>
          <w:szCs w:val="30"/>
          <w:highlight w:val="white"/>
          <w:rtl w:val="0"/>
        </w:rPr>
        <w:t xml:space="preserve">contain resources that should be accessible only through your private network, such as a database that contains customers’ personal information and order histories. </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firstLine="720"/>
        <w:rPr>
          <w:rFonts w:ascii="Merriweather" w:cs="Merriweather" w:eastAsia="Merriweather" w:hAnsi="Merriweather"/>
          <w:b w:val="1"/>
          <w:color w:val="313537"/>
          <w:sz w:val="38"/>
          <w:szCs w:val="38"/>
          <w:highlight w:val="white"/>
        </w:rPr>
      </w:pPr>
      <w:bookmarkStart w:colFirst="0" w:colLast="0" w:name="_rmajyxiud6wt" w:id="6"/>
      <w:bookmarkEnd w:id="6"/>
      <w:r w:rsidDel="00000000" w:rsidR="00000000" w:rsidRPr="00000000">
        <w:rPr>
          <w:rFonts w:ascii="Merriweather" w:cs="Merriweather" w:eastAsia="Merriweather" w:hAnsi="Merriweather"/>
          <w:b w:val="1"/>
          <w:color w:val="313537"/>
          <w:sz w:val="38"/>
          <w:szCs w:val="38"/>
          <w:highlight w:val="white"/>
          <w:rtl w:val="0"/>
        </w:rPr>
        <w:t xml:space="preserve">Network traffic in a VPC</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Merriweather" w:cs="Merriweather" w:eastAsia="Merriweather" w:hAnsi="Merriweather"/>
          <w:color w:val="313537"/>
          <w:sz w:val="26"/>
          <w:szCs w:val="26"/>
          <w:highlight w:val="white"/>
        </w:rPr>
      </w:pPr>
      <w:r w:rsidDel="00000000" w:rsidR="00000000" w:rsidRPr="00000000">
        <w:rPr>
          <w:rFonts w:ascii="Merriweather" w:cs="Merriweather" w:eastAsia="Merriweather" w:hAnsi="Merriweather"/>
          <w:color w:val="313537"/>
          <w:sz w:val="26"/>
          <w:szCs w:val="26"/>
          <w:highlight w:val="white"/>
          <w:rtl w:val="0"/>
        </w:rPr>
        <w:t xml:space="preserve">When a customer requests data from an application hosted in the AWS Cloud, this request is sent</w:t>
      </w:r>
      <w:r w:rsidDel="00000000" w:rsidR="00000000" w:rsidRPr="00000000">
        <w:rPr>
          <w:rFonts w:ascii="Merriweather" w:cs="Merriweather" w:eastAsia="Merriweather" w:hAnsi="Merriweather"/>
          <w:b w:val="1"/>
          <w:color w:val="313537"/>
          <w:sz w:val="28"/>
          <w:szCs w:val="28"/>
          <w:highlight w:val="white"/>
          <w:rtl w:val="0"/>
        </w:rPr>
        <w:t xml:space="preserve"> as a packet</w:t>
      </w:r>
      <w:r w:rsidDel="00000000" w:rsidR="00000000" w:rsidRPr="00000000">
        <w:rPr>
          <w:rFonts w:ascii="Merriweather" w:cs="Merriweather" w:eastAsia="Merriweather" w:hAnsi="Merriweather"/>
          <w:color w:val="313537"/>
          <w:sz w:val="26"/>
          <w:szCs w:val="26"/>
          <w:highlight w:val="white"/>
          <w:rtl w:val="0"/>
        </w:rPr>
        <w:t xml:space="preserve">. A </w:t>
      </w:r>
      <w:r w:rsidDel="00000000" w:rsidR="00000000" w:rsidRPr="00000000">
        <w:rPr>
          <w:rFonts w:ascii="Merriweather" w:cs="Merriweather" w:eastAsia="Merriweather" w:hAnsi="Merriweather"/>
          <w:b w:val="1"/>
          <w:color w:val="313537"/>
          <w:sz w:val="26"/>
          <w:szCs w:val="26"/>
          <w:highlight w:val="white"/>
          <w:rtl w:val="0"/>
        </w:rPr>
        <w:t xml:space="preserve">packet</w:t>
      </w:r>
      <w:r w:rsidDel="00000000" w:rsidR="00000000" w:rsidRPr="00000000">
        <w:rPr>
          <w:rFonts w:ascii="Merriweather" w:cs="Merriweather" w:eastAsia="Merriweather" w:hAnsi="Merriweather"/>
          <w:color w:val="313537"/>
          <w:sz w:val="26"/>
          <w:szCs w:val="26"/>
          <w:highlight w:val="white"/>
          <w:rtl w:val="0"/>
        </w:rPr>
        <w:t xml:space="preserve"> is a unit of data sent over the internet or a network.</w:t>
      </w:r>
    </w:p>
    <w:p w:rsidR="00000000" w:rsidDel="00000000" w:rsidP="00000000" w:rsidRDefault="00000000" w:rsidRPr="00000000" w14:paraId="0000004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Merriweather" w:cs="Merriweather" w:eastAsia="Merriweather" w:hAnsi="Merriweather"/>
          <w:color w:val="313537"/>
          <w:sz w:val="26"/>
          <w:szCs w:val="26"/>
          <w:highlight w:val="white"/>
          <w:u w:val="none"/>
        </w:rPr>
      </w:pPr>
      <w:r w:rsidDel="00000000" w:rsidR="00000000" w:rsidRPr="00000000">
        <w:rPr>
          <w:rFonts w:ascii="Merriweather" w:cs="Merriweather" w:eastAsia="Merriweather" w:hAnsi="Merriweather"/>
          <w:b w:val="1"/>
          <w:color w:val="313537"/>
          <w:sz w:val="32"/>
          <w:szCs w:val="32"/>
          <w:highlight w:val="white"/>
          <w:rtl w:val="0"/>
        </w:rPr>
        <w:t xml:space="preserve">A network access control list (ACL) </w:t>
      </w:r>
      <w:r w:rsidDel="00000000" w:rsidR="00000000" w:rsidRPr="00000000">
        <w:rPr>
          <w:rFonts w:ascii="Merriweather" w:cs="Merriweather" w:eastAsia="Merriweather" w:hAnsi="Merriweather"/>
          <w:color w:val="313537"/>
          <w:sz w:val="26"/>
          <w:szCs w:val="26"/>
          <w:highlight w:val="white"/>
          <w:rtl w:val="0"/>
        </w:rPr>
        <w:t xml:space="preserve">is a virtual </w:t>
      </w:r>
      <w:r w:rsidDel="00000000" w:rsidR="00000000" w:rsidRPr="00000000">
        <w:rPr>
          <w:rFonts w:ascii="Merriweather" w:cs="Merriweather" w:eastAsia="Merriweather" w:hAnsi="Merriweather"/>
          <w:b w:val="1"/>
          <w:color w:val="313537"/>
          <w:sz w:val="32"/>
          <w:szCs w:val="32"/>
          <w:highlight w:val="white"/>
          <w:rtl w:val="0"/>
        </w:rPr>
        <w:t xml:space="preserve">firewall that controls</w:t>
      </w:r>
      <w:r w:rsidDel="00000000" w:rsidR="00000000" w:rsidRPr="00000000">
        <w:rPr>
          <w:rFonts w:ascii="Merriweather" w:cs="Merriweather" w:eastAsia="Merriweather" w:hAnsi="Merriweather"/>
          <w:color w:val="ff0000"/>
          <w:sz w:val="26"/>
          <w:szCs w:val="26"/>
          <w:highlight w:val="white"/>
          <w:rtl w:val="0"/>
        </w:rPr>
        <w:t xml:space="preserve"> </w:t>
      </w:r>
      <w:r w:rsidDel="00000000" w:rsidR="00000000" w:rsidRPr="00000000">
        <w:rPr>
          <w:rFonts w:ascii="Merriweather" w:cs="Merriweather" w:eastAsia="Merriweather" w:hAnsi="Merriweather"/>
          <w:b w:val="1"/>
          <w:color w:val="ff0000"/>
          <w:sz w:val="30"/>
          <w:szCs w:val="30"/>
          <w:highlight w:val="white"/>
          <w:rtl w:val="0"/>
        </w:rPr>
        <w:t xml:space="preserve">inbound and outbound</w:t>
      </w:r>
      <w:r w:rsidDel="00000000" w:rsidR="00000000" w:rsidRPr="00000000">
        <w:rPr>
          <w:rFonts w:ascii="Merriweather" w:cs="Merriweather" w:eastAsia="Merriweather" w:hAnsi="Merriweather"/>
          <w:b w:val="1"/>
          <w:color w:val="313537"/>
          <w:sz w:val="30"/>
          <w:szCs w:val="30"/>
          <w:highlight w:val="white"/>
          <w:rtl w:val="0"/>
        </w:rPr>
        <w:t xml:space="preserve"> traffic </w:t>
      </w:r>
      <w:r w:rsidDel="00000000" w:rsidR="00000000" w:rsidRPr="00000000">
        <w:rPr>
          <w:rFonts w:ascii="Merriweather" w:cs="Merriweather" w:eastAsia="Merriweather" w:hAnsi="Merriweather"/>
          <w:color w:val="ff0000"/>
          <w:sz w:val="26"/>
          <w:szCs w:val="26"/>
          <w:highlight w:val="white"/>
          <w:rtl w:val="0"/>
        </w:rPr>
        <w:t xml:space="preserve">at the </w:t>
      </w:r>
      <w:r w:rsidDel="00000000" w:rsidR="00000000" w:rsidRPr="00000000">
        <w:rPr>
          <w:rFonts w:ascii="Merriweather" w:cs="Merriweather" w:eastAsia="Merriweather" w:hAnsi="Merriweather"/>
          <w:b w:val="1"/>
          <w:color w:val="ff0000"/>
          <w:sz w:val="30"/>
          <w:szCs w:val="30"/>
          <w:highlight w:val="white"/>
          <w:rtl w:val="0"/>
        </w:rPr>
        <w:t xml:space="preserve">subnet leve</w:t>
      </w:r>
      <w:r w:rsidDel="00000000" w:rsidR="00000000" w:rsidRPr="00000000">
        <w:rPr>
          <w:rFonts w:ascii="Merriweather" w:cs="Merriweather" w:eastAsia="Merriweather" w:hAnsi="Merriweather"/>
          <w:b w:val="1"/>
          <w:color w:val="313537"/>
          <w:sz w:val="30"/>
          <w:szCs w:val="30"/>
          <w:highlight w:val="white"/>
          <w:rtl w:val="0"/>
        </w:rPr>
        <w:t xml:space="preserve">l. </w:t>
      </w:r>
      <w:r w:rsidDel="00000000" w:rsidR="00000000" w:rsidRPr="00000000">
        <w:rPr>
          <w:rFonts w:ascii="Merriweather" w:cs="Merriweather" w:eastAsia="Merriweather" w:hAnsi="Merriweather"/>
          <w:color w:val="313537"/>
          <w:sz w:val="26"/>
          <w:szCs w:val="26"/>
          <w:highlight w:val="white"/>
          <w:rtl w:val="0"/>
        </w:rPr>
        <w:t xml:space="preserve">Network ACLs perform</w:t>
      </w:r>
      <w:r w:rsidDel="00000000" w:rsidR="00000000" w:rsidRPr="00000000">
        <w:rPr>
          <w:rFonts w:ascii="Merriweather" w:cs="Merriweather" w:eastAsia="Merriweather" w:hAnsi="Merriweather"/>
          <w:b w:val="1"/>
          <w:color w:val="313537"/>
          <w:sz w:val="34"/>
          <w:szCs w:val="34"/>
          <w:highlight w:val="white"/>
          <w:rtl w:val="0"/>
        </w:rPr>
        <w:t xml:space="preserve"> stateless </w:t>
      </w:r>
      <w:r w:rsidDel="00000000" w:rsidR="00000000" w:rsidRPr="00000000">
        <w:rPr>
          <w:rFonts w:ascii="Merriweather" w:cs="Merriweather" w:eastAsia="Merriweather" w:hAnsi="Merriweather"/>
          <w:color w:val="313537"/>
          <w:sz w:val="26"/>
          <w:szCs w:val="26"/>
          <w:highlight w:val="white"/>
          <w:rtl w:val="0"/>
        </w:rPr>
        <w:t xml:space="preserve">packet filtering. They remember nothing and check packets that cross the subnet border each way: inbound and outbound.</w:t>
      </w:r>
      <w:r w:rsidDel="00000000" w:rsidR="00000000" w:rsidRPr="00000000">
        <w:rPr>
          <w:rFonts w:ascii="Merriweather" w:cs="Merriweather" w:eastAsia="Merriweather" w:hAnsi="Merriweather"/>
          <w:b w:val="1"/>
          <w:color w:val="313537"/>
          <w:sz w:val="26"/>
          <w:szCs w:val="26"/>
          <w:highlight w:val="white"/>
          <w:rtl w:val="0"/>
        </w:rPr>
        <w:t xml:space="preserve"> </w:t>
      </w:r>
      <w:r w:rsidDel="00000000" w:rsidR="00000000" w:rsidRPr="00000000">
        <w:rPr>
          <w:rFonts w:ascii="Merriweather" w:cs="Merriweather" w:eastAsia="Merriweather" w:hAnsi="Merriweather"/>
          <w:b w:val="1"/>
          <w:color w:val="707070"/>
          <w:sz w:val="21"/>
          <w:szCs w:val="21"/>
          <w:shd w:fill="f8f8f8" w:val="clear"/>
          <w:rtl w:val="0"/>
        </w:rPr>
        <w:t xml:space="preserve">Each AWS account includes a default network ACL. When configuring your VPC, you can use your account’s default network ACL or create custom network ACLs.</w:t>
      </w:r>
      <w:r w:rsidDel="00000000" w:rsidR="00000000" w:rsidRPr="00000000">
        <w:rPr>
          <w:rtl w:val="0"/>
        </w:rPr>
      </w:r>
    </w:p>
    <w:p w:rsidR="00000000" w:rsidDel="00000000" w:rsidP="00000000" w:rsidRDefault="00000000" w:rsidRPr="00000000" w14:paraId="0000004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440" w:hanging="360"/>
        <w:rPr>
          <w:rFonts w:ascii="Merriweather" w:cs="Merriweather" w:eastAsia="Merriweather" w:hAnsi="Merriweather"/>
          <w:b w:val="1"/>
          <w:color w:val="313537"/>
          <w:sz w:val="26"/>
          <w:szCs w:val="26"/>
          <w:highlight w:val="white"/>
          <w:u w:val="none"/>
        </w:rPr>
      </w:pPr>
      <w:r w:rsidDel="00000000" w:rsidR="00000000" w:rsidRPr="00000000">
        <w:rPr>
          <w:rFonts w:ascii="Merriweather" w:cs="Merriweather" w:eastAsia="Merriweather" w:hAnsi="Merriweather"/>
          <w:b w:val="1"/>
          <w:color w:val="313537"/>
          <w:sz w:val="26"/>
          <w:szCs w:val="26"/>
          <w:highlight w:val="white"/>
          <w:rtl w:val="0"/>
        </w:rPr>
        <w:t xml:space="preserve">A security group </w:t>
      </w:r>
      <w:r w:rsidDel="00000000" w:rsidR="00000000" w:rsidRPr="00000000">
        <w:rPr>
          <w:rFonts w:ascii="Merriweather" w:cs="Merriweather" w:eastAsia="Merriweather" w:hAnsi="Merriweather"/>
          <w:color w:val="313537"/>
          <w:sz w:val="26"/>
          <w:szCs w:val="26"/>
          <w:highlight w:val="white"/>
          <w:rtl w:val="0"/>
        </w:rPr>
        <w:t xml:space="preserve">is a virtual firewall that controls </w:t>
      </w:r>
      <w:r w:rsidDel="00000000" w:rsidR="00000000" w:rsidRPr="00000000">
        <w:rPr>
          <w:rFonts w:ascii="Merriweather" w:cs="Merriweather" w:eastAsia="Merriweather" w:hAnsi="Merriweather"/>
          <w:b w:val="1"/>
          <w:color w:val="313537"/>
          <w:sz w:val="26"/>
          <w:szCs w:val="26"/>
          <w:highlight w:val="white"/>
          <w:rtl w:val="0"/>
        </w:rPr>
        <w:t xml:space="preserve">inbound and outbound </w:t>
      </w:r>
      <w:r w:rsidDel="00000000" w:rsidR="00000000" w:rsidRPr="00000000">
        <w:rPr>
          <w:rFonts w:ascii="Merriweather" w:cs="Merriweather" w:eastAsia="Merriweather" w:hAnsi="Merriweather"/>
          <w:color w:val="313537"/>
          <w:sz w:val="26"/>
          <w:szCs w:val="26"/>
          <w:highlight w:val="white"/>
          <w:rtl w:val="0"/>
        </w:rPr>
        <w:t xml:space="preserve">traffic for an Amazon EC2 instance. Security groups perform </w:t>
      </w:r>
      <w:r w:rsidDel="00000000" w:rsidR="00000000" w:rsidRPr="00000000">
        <w:rPr>
          <w:rFonts w:ascii="Merriweather" w:cs="Merriweather" w:eastAsia="Merriweather" w:hAnsi="Merriweather"/>
          <w:b w:val="1"/>
          <w:color w:val="313537"/>
          <w:sz w:val="30"/>
          <w:szCs w:val="30"/>
          <w:highlight w:val="white"/>
          <w:rtl w:val="0"/>
        </w:rPr>
        <w:t xml:space="preserve">stateful</w:t>
      </w:r>
      <w:r w:rsidDel="00000000" w:rsidR="00000000" w:rsidRPr="00000000">
        <w:rPr>
          <w:rFonts w:ascii="Merriweather" w:cs="Merriweather" w:eastAsia="Merriweather" w:hAnsi="Merriweather"/>
          <w:color w:val="313537"/>
          <w:sz w:val="30"/>
          <w:szCs w:val="30"/>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packet filtering. They remember previous decisions made for incoming packets.</w:t>
      </w:r>
    </w:p>
    <w:p w:rsidR="00000000" w:rsidDel="00000000" w:rsidP="00000000" w:rsidRDefault="00000000" w:rsidRPr="00000000" w14:paraId="000000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Merriweather" w:cs="Merriweather" w:eastAsia="Merriweather" w:hAnsi="Merriweather"/>
          <w:b w:val="1"/>
          <w:color w:val="2d363a"/>
          <w:sz w:val="46"/>
          <w:szCs w:val="46"/>
          <w:highlight w:val="white"/>
        </w:rPr>
      </w:pPr>
      <w:bookmarkStart w:colFirst="0" w:colLast="0" w:name="_9303tgnni18g" w:id="7"/>
      <w:bookmarkEnd w:id="7"/>
      <w:r w:rsidDel="00000000" w:rsidR="00000000" w:rsidRPr="00000000">
        <w:rPr>
          <w:rFonts w:ascii="Merriweather" w:cs="Merriweather" w:eastAsia="Merriweather" w:hAnsi="Merriweather"/>
          <w:b w:val="1"/>
          <w:color w:val="2d363a"/>
          <w:sz w:val="46"/>
          <w:szCs w:val="46"/>
          <w:highlight w:val="white"/>
          <w:rtl w:val="0"/>
        </w:rPr>
        <w:t xml:space="preserve">Global networking</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Merriweather" w:cs="Merriweather" w:eastAsia="Merriweather" w:hAnsi="Merriweather"/>
          <w:b w:val="1"/>
          <w:color w:val="313537"/>
          <w:sz w:val="28"/>
          <w:szCs w:val="28"/>
          <w:highlight w:val="white"/>
        </w:rPr>
      </w:pPr>
      <w:r w:rsidDel="00000000" w:rsidR="00000000" w:rsidRPr="00000000">
        <w:rPr>
          <w:rFonts w:ascii="Merriweather" w:cs="Merriweather" w:eastAsia="Merriweather" w:hAnsi="Merriweather"/>
          <w:b w:val="1"/>
          <w:color w:val="313537"/>
          <w:sz w:val="48"/>
          <w:szCs w:val="48"/>
          <w:highlight w:val="white"/>
          <w:rtl w:val="0"/>
        </w:rPr>
        <w:t xml:space="preserve">Amazon Route 53 </w:t>
      </w:r>
      <w:r w:rsidDel="00000000" w:rsidR="00000000" w:rsidRPr="00000000">
        <w:rPr>
          <w:rFonts w:ascii="Merriweather" w:cs="Merriweather" w:eastAsia="Merriweather" w:hAnsi="Merriweather"/>
          <w:color w:val="313537"/>
          <w:sz w:val="28"/>
          <w:szCs w:val="28"/>
          <w:highlight w:val="white"/>
          <w:rtl w:val="0"/>
        </w:rPr>
        <w:t xml:space="preserve"> is a DNS web service. It gives developers and businesses a reliable way to route end users to internet applications hosted in AWS. </w:t>
      </w:r>
      <w:r w:rsidDel="00000000" w:rsidR="00000000" w:rsidRPr="00000000">
        <w:rPr>
          <w:rFonts w:ascii="Merriweather" w:cs="Merriweather" w:eastAsia="Merriweather" w:hAnsi="Merriweather"/>
          <w:color w:val="313537"/>
          <w:sz w:val="26"/>
          <w:szCs w:val="26"/>
          <w:highlight w:val="white"/>
          <w:rtl w:val="0"/>
        </w:rPr>
        <w:t xml:space="preserve">Amazon Route 53 connects user requests to infrastructure running in AWS (such as Amazon EC2 instances and load balancers). </w:t>
      </w:r>
      <w:r w:rsidDel="00000000" w:rsidR="00000000" w:rsidRPr="00000000">
        <w:rPr>
          <w:rFonts w:ascii="Merriweather" w:cs="Merriweather" w:eastAsia="Merriweather" w:hAnsi="Merriweather"/>
          <w:b w:val="1"/>
          <w:color w:val="313537"/>
          <w:sz w:val="28"/>
          <w:szCs w:val="28"/>
          <w:highlight w:val="white"/>
          <w:rtl w:val="0"/>
        </w:rPr>
        <w:t xml:space="preserve">It can route users to infrastructure outside of AWS.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Merriweather" w:cs="Merriweather" w:eastAsia="Merriweather" w:hAnsi="Merriweather"/>
          <w:color w:val="313537"/>
          <w:sz w:val="26"/>
          <w:szCs w:val="26"/>
          <w:highlight w:val="white"/>
        </w:rPr>
      </w:pPr>
      <w:r w:rsidDel="00000000" w:rsidR="00000000" w:rsidRPr="00000000">
        <w:rPr>
          <w:rFonts w:ascii="Merriweather" w:cs="Merriweather" w:eastAsia="Merriweather" w:hAnsi="Merriweather"/>
          <w:color w:val="313537"/>
          <w:sz w:val="26"/>
          <w:szCs w:val="26"/>
          <w:highlight w:val="white"/>
          <w:rtl w:val="0"/>
        </w:rPr>
        <w:t xml:space="preserve">Another feature of Route 53 is the </w:t>
      </w:r>
      <w:r w:rsidDel="00000000" w:rsidR="00000000" w:rsidRPr="00000000">
        <w:rPr>
          <w:rFonts w:ascii="Merriweather" w:cs="Merriweather" w:eastAsia="Merriweather" w:hAnsi="Merriweather"/>
          <w:b w:val="1"/>
          <w:color w:val="313537"/>
          <w:sz w:val="28"/>
          <w:szCs w:val="28"/>
          <w:highlight w:val="white"/>
          <w:rtl w:val="0"/>
        </w:rPr>
        <w:t xml:space="preserve">ability to manage the DNS records for domain names</w:t>
      </w:r>
      <w:r w:rsidDel="00000000" w:rsidR="00000000" w:rsidRPr="00000000">
        <w:rPr>
          <w:rFonts w:ascii="Merriweather" w:cs="Merriweather" w:eastAsia="Merriweather" w:hAnsi="Merriweather"/>
          <w:color w:val="313537"/>
          <w:sz w:val="26"/>
          <w:szCs w:val="26"/>
          <w:highlight w:val="white"/>
          <w:rtl w:val="0"/>
        </w:rPr>
        <w:t xml:space="preserve">. </w:t>
      </w:r>
      <w:r w:rsidDel="00000000" w:rsidR="00000000" w:rsidRPr="00000000">
        <w:rPr>
          <w:rFonts w:ascii="Merriweather" w:cs="Merriweather" w:eastAsia="Merriweather" w:hAnsi="Merriweather"/>
          <w:b w:val="1"/>
          <w:color w:val="313537"/>
          <w:sz w:val="26"/>
          <w:szCs w:val="26"/>
          <w:highlight w:val="white"/>
          <w:rtl w:val="0"/>
        </w:rPr>
        <w:t xml:space="preserve">You can register new domain names directly in Route 53. </w:t>
      </w:r>
      <w:r w:rsidDel="00000000" w:rsidR="00000000" w:rsidRPr="00000000">
        <w:rPr>
          <w:rFonts w:ascii="Merriweather" w:cs="Merriweather" w:eastAsia="Merriweather" w:hAnsi="Merriweather"/>
          <w:color w:val="313537"/>
          <w:sz w:val="26"/>
          <w:szCs w:val="26"/>
          <w:highlight w:val="white"/>
          <w:rtl w:val="0"/>
        </w:rPr>
        <w:t xml:space="preserve">You can also transfer DNS records for existing domain names managed by other domain registrars. This enables you to manage all of your domain names within a single location.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Merriweather" w:cs="Merriweather" w:eastAsia="Merriweather" w:hAnsi="Merriweather"/>
          <w:color w:val="313537"/>
          <w:sz w:val="28"/>
          <w:szCs w:val="28"/>
          <w:highlight w:val="white"/>
        </w:rPr>
      </w:pPr>
      <w:r w:rsidDel="00000000" w:rsidR="00000000" w:rsidRPr="00000000">
        <w:rPr>
          <w:rFonts w:ascii="Merriweather" w:cs="Merriweather" w:eastAsia="Merriweather" w:hAnsi="Merriweather"/>
          <w:color w:val="313537"/>
          <w:sz w:val="28"/>
          <w:szCs w:val="28"/>
          <w:highlight w:val="white"/>
        </w:rPr>
        <w:drawing>
          <wp:inline distB="114300" distT="114300" distL="114300" distR="114300">
            <wp:extent cx="5943600" cy="31877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b w:val="1"/>
          <w:color w:val="2d363a"/>
          <w:sz w:val="37"/>
          <w:szCs w:val="37"/>
          <w:highlight w:val="white"/>
        </w:rPr>
      </w:pPr>
      <w:r w:rsidDel="00000000" w:rsidR="00000000" w:rsidRPr="00000000">
        <w:rPr>
          <w:rFonts w:ascii="Merriweather" w:cs="Merriweather" w:eastAsia="Merriweather" w:hAnsi="Merriweather"/>
          <w:b w:val="1"/>
          <w:color w:val="2d363a"/>
          <w:sz w:val="37"/>
          <w:szCs w:val="37"/>
          <w:highlight w:val="white"/>
          <w:rtl w:val="0"/>
        </w:rPr>
        <w:t xml:space="preserve">Instance stores and Amazon Elastic Block Store (Amazon EBS)</w:t>
      </w:r>
    </w:p>
    <w:p w:rsidR="00000000" w:rsidDel="00000000" w:rsidP="00000000" w:rsidRDefault="00000000" w:rsidRPr="00000000" w14:paraId="00000054">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b w:val="1"/>
          <w:sz w:val="26"/>
          <w:szCs w:val="26"/>
          <w:highlight w:val="white"/>
          <w:u w:val="none"/>
        </w:rPr>
      </w:pPr>
      <w:r w:rsidDel="00000000" w:rsidR="00000000" w:rsidRPr="00000000">
        <w:rPr>
          <w:rFonts w:ascii="Merriweather" w:cs="Merriweather" w:eastAsia="Merriweather" w:hAnsi="Merriweather"/>
          <w:b w:val="1"/>
          <w:color w:val="313537"/>
          <w:sz w:val="32"/>
          <w:szCs w:val="32"/>
          <w:highlight w:val="white"/>
          <w:rtl w:val="0"/>
        </w:rPr>
        <w:t xml:space="preserve">An </w:t>
      </w:r>
      <w:hyperlink r:id="rId16">
        <w:r w:rsidDel="00000000" w:rsidR="00000000" w:rsidRPr="00000000">
          <w:rPr>
            <w:rFonts w:ascii="Merriweather" w:cs="Merriweather" w:eastAsia="Merriweather" w:hAnsi="Merriweather"/>
            <w:b w:val="1"/>
            <w:color w:val="1155cc"/>
            <w:sz w:val="32"/>
            <w:szCs w:val="32"/>
            <w:highlight w:val="white"/>
            <w:u w:val="single"/>
            <w:rtl w:val="0"/>
          </w:rPr>
          <w:t xml:space="preserve">instance store</w:t>
        </w:r>
      </w:hyperlink>
      <w:r w:rsidDel="00000000" w:rsidR="00000000" w:rsidRPr="00000000">
        <w:rPr>
          <w:rFonts w:ascii="Merriweather" w:cs="Merriweather" w:eastAsia="Merriweather" w:hAnsi="Merriweather"/>
          <w:b w:val="1"/>
          <w:color w:val="313537"/>
          <w:sz w:val="32"/>
          <w:szCs w:val="32"/>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provides </w:t>
      </w:r>
      <w:r w:rsidDel="00000000" w:rsidR="00000000" w:rsidRPr="00000000">
        <w:rPr>
          <w:rFonts w:ascii="Merriweather" w:cs="Merriweather" w:eastAsia="Merriweather" w:hAnsi="Merriweather"/>
          <w:b w:val="1"/>
          <w:color w:val="313537"/>
          <w:sz w:val="26"/>
          <w:szCs w:val="26"/>
          <w:highlight w:val="white"/>
          <w:rtl w:val="0"/>
        </w:rPr>
        <w:t xml:space="preserve">temporary block-level storage</w:t>
      </w:r>
      <w:r w:rsidDel="00000000" w:rsidR="00000000" w:rsidRPr="00000000">
        <w:rPr>
          <w:rFonts w:ascii="Merriweather" w:cs="Merriweather" w:eastAsia="Merriweather" w:hAnsi="Merriweather"/>
          <w:color w:val="313537"/>
          <w:sz w:val="26"/>
          <w:szCs w:val="26"/>
          <w:highlight w:val="white"/>
          <w:rtl w:val="0"/>
        </w:rPr>
        <w:t xml:space="preserve"> for an Amazon EC2 instance. If</w:t>
      </w:r>
      <w:r w:rsidDel="00000000" w:rsidR="00000000" w:rsidRPr="00000000">
        <w:rPr>
          <w:rFonts w:ascii="Merriweather" w:cs="Merriweather" w:eastAsia="Merriweather" w:hAnsi="Merriweather"/>
          <w:b w:val="1"/>
          <w:color w:val="313537"/>
          <w:sz w:val="30"/>
          <w:szCs w:val="30"/>
          <w:highlight w:val="white"/>
          <w:rtl w:val="0"/>
        </w:rPr>
        <w:t xml:space="preserve"> ec2 instance is terminated the instance storage is lost. </w:t>
      </w:r>
    </w:p>
    <w:p w:rsidR="00000000" w:rsidDel="00000000" w:rsidP="00000000" w:rsidRDefault="00000000" w:rsidRPr="00000000" w14:paraId="00000055">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color w:val="313537"/>
          <w:sz w:val="26"/>
          <w:szCs w:val="26"/>
          <w:highlight w:val="white"/>
          <w:u w:val="none"/>
        </w:rPr>
      </w:pPr>
      <w:hyperlink r:id="rId17">
        <w:r w:rsidDel="00000000" w:rsidR="00000000" w:rsidRPr="00000000">
          <w:rPr>
            <w:rFonts w:ascii="Merriweather" w:cs="Merriweather" w:eastAsia="Merriweather" w:hAnsi="Merriweather"/>
            <w:b w:val="1"/>
            <w:color w:val="1155cc"/>
            <w:sz w:val="30"/>
            <w:szCs w:val="30"/>
            <w:highlight w:val="white"/>
            <w:u w:val="single"/>
            <w:rtl w:val="0"/>
          </w:rPr>
          <w:t xml:space="preserve">Amazon Elastic Block Store (Amazon EBS)</w:t>
        </w:r>
      </w:hyperlink>
      <w:r w:rsidDel="00000000" w:rsidR="00000000" w:rsidRPr="00000000">
        <w:rPr>
          <w:rFonts w:ascii="Merriweather" w:cs="Merriweather" w:eastAsia="Merriweather" w:hAnsi="Merriweather"/>
          <w:b w:val="1"/>
          <w:color w:val="313537"/>
          <w:sz w:val="30"/>
          <w:szCs w:val="30"/>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is a service that </w:t>
      </w:r>
      <w:r w:rsidDel="00000000" w:rsidR="00000000" w:rsidRPr="00000000">
        <w:rPr>
          <w:rFonts w:ascii="Merriweather" w:cs="Merriweather" w:eastAsia="Merriweather" w:hAnsi="Merriweather"/>
          <w:b w:val="1"/>
          <w:color w:val="313537"/>
          <w:sz w:val="30"/>
          <w:szCs w:val="30"/>
          <w:highlight w:val="white"/>
          <w:rtl w:val="0"/>
        </w:rPr>
        <w:t xml:space="preserve">provides block-level storage volumes that you can use with Amazon EC2 instances. I</w:t>
      </w:r>
      <w:r w:rsidDel="00000000" w:rsidR="00000000" w:rsidRPr="00000000">
        <w:rPr>
          <w:rFonts w:ascii="Merriweather" w:cs="Merriweather" w:eastAsia="Merriweather" w:hAnsi="Merriweather"/>
          <w:color w:val="313537"/>
          <w:sz w:val="26"/>
          <w:szCs w:val="26"/>
          <w:highlight w:val="white"/>
          <w:rtl w:val="0"/>
        </w:rPr>
        <w:t xml:space="preserve">f </w:t>
      </w:r>
      <w:r w:rsidDel="00000000" w:rsidR="00000000" w:rsidRPr="00000000">
        <w:rPr>
          <w:rFonts w:ascii="Merriweather" w:cs="Merriweather" w:eastAsia="Merriweather" w:hAnsi="Merriweather"/>
          <w:b w:val="1"/>
          <w:color w:val="313537"/>
          <w:sz w:val="28"/>
          <w:szCs w:val="28"/>
          <w:highlight w:val="white"/>
          <w:rtl w:val="0"/>
        </w:rPr>
        <w:t xml:space="preserve">you stop or terminate an Amazon EC2 instance, all the data on the attached EBS volume remains available</w:t>
      </w:r>
      <w:r w:rsidDel="00000000" w:rsidR="00000000" w:rsidRPr="00000000">
        <w:rPr>
          <w:rFonts w:ascii="Merriweather" w:cs="Merriweather" w:eastAsia="Merriweather" w:hAnsi="Merriweather"/>
          <w:color w:val="313537"/>
          <w:sz w:val="26"/>
          <w:szCs w:val="26"/>
          <w:highlight w:val="white"/>
          <w:rtl w:val="0"/>
        </w:rPr>
        <w:t xml:space="preserve">.To create an EBS volume, you define the configuration (such as volume size and type) and provision it. After you create an EBS volume, it can attach to an Amazon EC2 instance.</w:t>
      </w:r>
    </w:p>
    <w:p w:rsidR="00000000" w:rsidDel="00000000" w:rsidP="00000000" w:rsidRDefault="00000000" w:rsidRPr="00000000" w14:paraId="00000056">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Merriweather" w:cs="Merriweather" w:eastAsia="Merriweather" w:hAnsi="Merriweather"/>
          <w:color w:val="313537"/>
          <w:sz w:val="26"/>
          <w:szCs w:val="26"/>
          <w:highlight w:val="white"/>
          <w:u w:val="none"/>
        </w:rPr>
      </w:pPr>
      <w:r w:rsidDel="00000000" w:rsidR="00000000" w:rsidRPr="00000000">
        <w:rPr>
          <w:rFonts w:ascii="Merriweather" w:cs="Merriweather" w:eastAsia="Merriweather" w:hAnsi="Merriweather"/>
          <w:b w:val="1"/>
          <w:color w:val="313537"/>
          <w:sz w:val="30"/>
          <w:szCs w:val="30"/>
          <w:highlight w:val="white"/>
          <w:rtl w:val="0"/>
        </w:rPr>
        <w:t xml:space="preserve">An </w:t>
      </w:r>
      <w:hyperlink r:id="rId18">
        <w:r w:rsidDel="00000000" w:rsidR="00000000" w:rsidRPr="00000000">
          <w:rPr>
            <w:rFonts w:ascii="Merriweather" w:cs="Merriweather" w:eastAsia="Merriweather" w:hAnsi="Merriweather"/>
            <w:b w:val="1"/>
            <w:color w:val="1155cc"/>
            <w:sz w:val="30"/>
            <w:szCs w:val="30"/>
            <w:highlight w:val="white"/>
            <w:u w:val="single"/>
            <w:rtl w:val="0"/>
          </w:rPr>
          <w:t xml:space="preserve">EBS snapshot</w:t>
        </w:r>
      </w:hyperlink>
      <w:r w:rsidDel="00000000" w:rsidR="00000000" w:rsidRPr="00000000">
        <w:rPr>
          <w:rFonts w:ascii="Merriweather" w:cs="Merriweather" w:eastAsia="Merriweather" w:hAnsi="Merriweather"/>
          <w:b w:val="1"/>
          <w:color w:val="313537"/>
          <w:sz w:val="30"/>
          <w:szCs w:val="30"/>
          <w:highlight w:val="white"/>
          <w:rtl w:val="0"/>
        </w:rPr>
        <w:t xml:space="preserve"> </w:t>
      </w:r>
      <w:r w:rsidDel="00000000" w:rsidR="00000000" w:rsidRPr="00000000">
        <w:rPr>
          <w:rFonts w:ascii="Merriweather" w:cs="Merriweather" w:eastAsia="Merriweather" w:hAnsi="Merriweather"/>
          <w:color w:val="313537"/>
          <w:sz w:val="26"/>
          <w:szCs w:val="26"/>
          <w:highlight w:val="white"/>
          <w:rtl w:val="0"/>
        </w:rPr>
        <w:t xml:space="preserve">is an </w:t>
      </w:r>
      <w:r w:rsidDel="00000000" w:rsidR="00000000" w:rsidRPr="00000000">
        <w:rPr>
          <w:rFonts w:ascii="Merriweather" w:cs="Merriweather" w:eastAsia="Merriweather" w:hAnsi="Merriweather"/>
          <w:b w:val="1"/>
          <w:color w:val="313537"/>
          <w:sz w:val="30"/>
          <w:szCs w:val="30"/>
          <w:highlight w:val="white"/>
          <w:rtl w:val="0"/>
        </w:rPr>
        <w:t xml:space="preserve">incremental backup.</w:t>
      </w:r>
      <w:r w:rsidDel="00000000" w:rsidR="00000000" w:rsidRPr="00000000">
        <w:rPr>
          <w:rFonts w:ascii="Merriweather" w:cs="Merriweather" w:eastAsia="Merriweather" w:hAnsi="Merriweather"/>
          <w:color w:val="313537"/>
          <w:sz w:val="26"/>
          <w:szCs w:val="26"/>
          <w:highlight w:val="white"/>
          <w:rtl w:val="0"/>
        </w:rPr>
        <w:t xml:space="preserve"> This means that the first backup taken of a volume copies all the data. For subsequent backups, only the blocks of data that have changed since the most recent snapshot are saved. </w:t>
      </w:r>
    </w:p>
    <w:p w:rsidR="00000000" w:rsidDel="00000000" w:rsidP="00000000" w:rsidRDefault="00000000" w:rsidRPr="00000000" w14:paraId="0000005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80" w:firstLine="0"/>
        <w:rPr>
          <w:rFonts w:ascii="Lato" w:cs="Lato" w:eastAsia="Lato" w:hAnsi="Lato"/>
          <w:b w:val="1"/>
          <w:color w:val="2d363a"/>
          <w:sz w:val="48"/>
          <w:szCs w:val="48"/>
          <w:highlight w:val="white"/>
        </w:rPr>
      </w:pPr>
      <w:bookmarkStart w:colFirst="0" w:colLast="0" w:name="_v0dw0cns8fuc" w:id="8"/>
      <w:bookmarkEnd w:id="8"/>
      <w:r w:rsidDel="00000000" w:rsidR="00000000" w:rsidRPr="00000000">
        <w:rPr>
          <w:rFonts w:ascii="Lato" w:cs="Lato" w:eastAsia="Lato" w:hAnsi="Lato"/>
          <w:b w:val="1"/>
          <w:color w:val="2d363a"/>
          <w:sz w:val="48"/>
          <w:szCs w:val="48"/>
          <w:highlight w:val="white"/>
          <w:rtl w:val="0"/>
        </w:rPr>
        <w:t xml:space="preserve">Amazon Simple Storage Service (Amazon S3)</w:t>
      </w:r>
    </w:p>
    <w:p w:rsidR="00000000" w:rsidDel="00000000" w:rsidP="00000000" w:rsidRDefault="00000000" w:rsidRPr="00000000" w14:paraId="00000058">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Merriweather" w:cs="Merriweather" w:eastAsia="Merriweather" w:hAnsi="Merriweather"/>
          <w:color w:val="313537"/>
          <w:sz w:val="26"/>
          <w:szCs w:val="26"/>
          <w:highlight w:val="white"/>
        </w:rPr>
      </w:pPr>
      <w:hyperlink r:id="rId19">
        <w:r w:rsidDel="00000000" w:rsidR="00000000" w:rsidRPr="00000000">
          <w:rPr>
            <w:rFonts w:ascii="Merriweather" w:cs="Merriweather" w:eastAsia="Merriweather" w:hAnsi="Merriweather"/>
            <w:b w:val="1"/>
            <w:color w:val="1155cc"/>
            <w:sz w:val="26"/>
            <w:szCs w:val="26"/>
            <w:highlight w:val="white"/>
            <w:u w:val="single"/>
            <w:rtl w:val="0"/>
          </w:rPr>
          <w:t xml:space="preserve">Amazon Simple Storage Service (Amazon S3)</w:t>
        </w:r>
      </w:hyperlink>
      <w:r w:rsidDel="00000000" w:rsidR="00000000" w:rsidRPr="00000000">
        <w:rPr>
          <w:rFonts w:ascii="Merriweather" w:cs="Merriweather" w:eastAsia="Merriweather" w:hAnsi="Merriweather"/>
          <w:color w:val="313537"/>
          <w:sz w:val="26"/>
          <w:szCs w:val="26"/>
          <w:highlight w:val="white"/>
          <w:rtl w:val="0"/>
        </w:rPr>
        <w:t xml:space="preserve"> is a service that provides</w:t>
      </w:r>
      <w:r w:rsidDel="00000000" w:rsidR="00000000" w:rsidRPr="00000000">
        <w:rPr>
          <w:rFonts w:ascii="Merriweather" w:cs="Merriweather" w:eastAsia="Merriweather" w:hAnsi="Merriweather"/>
          <w:b w:val="1"/>
          <w:color w:val="313537"/>
          <w:sz w:val="30"/>
          <w:szCs w:val="30"/>
          <w:highlight w:val="white"/>
          <w:rtl w:val="0"/>
        </w:rPr>
        <w:t xml:space="preserve"> object-level storage</w:t>
      </w:r>
      <w:r w:rsidDel="00000000" w:rsidR="00000000" w:rsidRPr="00000000">
        <w:rPr>
          <w:rFonts w:ascii="Merriweather" w:cs="Merriweather" w:eastAsia="Merriweather" w:hAnsi="Merriweather"/>
          <w:color w:val="313537"/>
          <w:sz w:val="26"/>
          <w:szCs w:val="26"/>
          <w:highlight w:val="white"/>
          <w:rtl w:val="0"/>
        </w:rPr>
        <w:t xml:space="preserve">. Amazon S3 stores data as objects in bucket. You can upload any type of data.</w:t>
      </w:r>
      <w:r w:rsidDel="00000000" w:rsidR="00000000" w:rsidRPr="00000000">
        <w:rPr>
          <w:rFonts w:ascii="Merriweather" w:cs="Merriweather" w:eastAsia="Merriweather" w:hAnsi="Merriweather"/>
          <w:b w:val="1"/>
          <w:color w:val="313537"/>
          <w:sz w:val="26"/>
          <w:szCs w:val="26"/>
          <w:highlight w:val="white"/>
          <w:rtl w:val="0"/>
        </w:rPr>
        <w:t xml:space="preserve"> The maximum file size is 5TB</w:t>
      </w:r>
      <w:r w:rsidDel="00000000" w:rsidR="00000000" w:rsidRPr="00000000">
        <w:rPr>
          <w:rFonts w:ascii="Merriweather" w:cs="Merriweather" w:eastAsia="Merriweather" w:hAnsi="Merriweather"/>
          <w:color w:val="313537"/>
          <w:sz w:val="26"/>
          <w:szCs w:val="26"/>
          <w:highlight w:val="white"/>
          <w:rtl w:val="0"/>
        </w:rPr>
        <w:t xml:space="preserve">. When you upload a file to Amazon S3, you can set permissions to control visibility and access to it. You can also use the Amazon S3 versioning feature to track changes to your objects over time.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b w:val="1"/>
          <w:color w:val="313537"/>
          <w:sz w:val="48"/>
          <w:szCs w:val="48"/>
          <w:highlight w:val="white"/>
        </w:rPr>
      </w:pPr>
      <w:r w:rsidDel="00000000" w:rsidR="00000000" w:rsidRPr="00000000">
        <w:rPr>
          <w:rFonts w:ascii="Merriweather" w:cs="Merriweather" w:eastAsia="Merriweather" w:hAnsi="Merriweather"/>
          <w:b w:val="1"/>
          <w:color w:val="313537"/>
          <w:sz w:val="48"/>
          <w:szCs w:val="48"/>
          <w:highlight w:val="white"/>
          <w:rtl w:val="0"/>
        </w:rPr>
        <w:t xml:space="preserve">Amazon S3 storage classes</w:t>
      </w:r>
    </w:p>
    <w:p w:rsidR="00000000" w:rsidDel="00000000" w:rsidP="00000000" w:rsidRDefault="00000000" w:rsidRPr="00000000" w14:paraId="0000005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b w:val="1"/>
          <w:color w:val="313537"/>
          <w:sz w:val="24"/>
          <w:szCs w:val="24"/>
          <w:highlight w:val="white"/>
        </w:rPr>
      </w:pPr>
      <w:r w:rsidDel="00000000" w:rsidR="00000000" w:rsidRPr="00000000">
        <w:rPr>
          <w:rFonts w:ascii="Merriweather" w:cs="Merriweather" w:eastAsia="Merriweather" w:hAnsi="Merriweather"/>
          <w:b w:val="1"/>
          <w:color w:val="313537"/>
          <w:sz w:val="30"/>
          <w:szCs w:val="30"/>
          <w:highlight w:val="white"/>
          <w:rtl w:val="0"/>
        </w:rPr>
        <w:t xml:space="preserve">S3 standard</w:t>
      </w:r>
      <w:r w:rsidDel="00000000" w:rsidR="00000000" w:rsidRPr="00000000">
        <w:rPr>
          <w:rFonts w:ascii="Merriweather" w:cs="Merriweather" w:eastAsia="Merriweather" w:hAnsi="Merriweather"/>
          <w:b w:val="1"/>
          <w:color w:val="313537"/>
          <w:sz w:val="24"/>
          <w:szCs w:val="24"/>
          <w:highlight w:val="white"/>
          <w:rtl w:val="0"/>
        </w:rPr>
        <w:t xml:space="preserve"> </w:t>
      </w:r>
      <w:r w:rsidDel="00000000" w:rsidR="00000000" w:rsidRPr="00000000">
        <w:rPr>
          <w:rFonts w:ascii="Merriweather" w:cs="Merriweather" w:eastAsia="Merriweather" w:hAnsi="Merriweather"/>
          <w:b w:val="1"/>
          <w:color w:val="313537"/>
          <w:sz w:val="26"/>
          <w:szCs w:val="26"/>
          <w:highlight w:val="white"/>
          <w:rtl w:val="0"/>
        </w:rPr>
        <w:t xml:space="preserve">Design for frequent data access. </w:t>
      </w:r>
      <w:r w:rsidDel="00000000" w:rsidR="00000000" w:rsidRPr="00000000">
        <w:rPr>
          <w:rFonts w:ascii="Merriweather" w:cs="Merriweather" w:eastAsia="Merriweather" w:hAnsi="Merriweather"/>
          <w:color w:val="313537"/>
          <w:sz w:val="26"/>
          <w:szCs w:val="26"/>
          <w:highlight w:val="white"/>
          <w:rtl w:val="0"/>
        </w:rPr>
        <w:t xml:space="preserve">Highly reliable </w:t>
      </w:r>
      <w:r w:rsidDel="00000000" w:rsidR="00000000" w:rsidRPr="00000000">
        <w:rPr>
          <w:rFonts w:ascii="Merriweather" w:cs="Merriweather" w:eastAsia="Merriweather" w:hAnsi="Merriweather"/>
          <w:b w:val="1"/>
          <w:color w:val="313537"/>
          <w:sz w:val="26"/>
          <w:szCs w:val="26"/>
          <w:highlight w:val="white"/>
          <w:rtl w:val="0"/>
        </w:rPr>
        <w:t xml:space="preserve">stores data in minimum of three  availability zones.</w:t>
      </w:r>
      <w:r w:rsidDel="00000000" w:rsidR="00000000" w:rsidRPr="00000000">
        <w:rPr>
          <w:rFonts w:ascii="Merriweather" w:cs="Merriweather" w:eastAsia="Merriweather" w:hAnsi="Merriweather"/>
          <w:color w:val="313537"/>
          <w:sz w:val="26"/>
          <w:szCs w:val="26"/>
          <w:highlight w:val="white"/>
          <w:rtl w:val="0"/>
        </w:rPr>
        <w:t xml:space="preserve"> This makes the data Highly available . </w:t>
      </w:r>
      <w:r w:rsidDel="00000000" w:rsidR="00000000" w:rsidRPr="00000000">
        <w:rPr>
          <w:rFonts w:ascii="Merriweather" w:cs="Merriweather" w:eastAsia="Merriweather" w:hAnsi="Merriweather"/>
          <w:b w:val="1"/>
          <w:color w:val="313537"/>
          <w:sz w:val="28"/>
          <w:szCs w:val="28"/>
          <w:highlight w:val="white"/>
          <w:rtl w:val="0"/>
        </w:rPr>
        <w:t xml:space="preserve">The most expensive choice. </w:t>
      </w:r>
      <w:r w:rsidDel="00000000" w:rsidR="00000000" w:rsidRPr="00000000">
        <w:rPr>
          <w:rFonts w:ascii="Merriweather" w:cs="Merriweather" w:eastAsia="Merriweather" w:hAnsi="Merriweather"/>
          <w:color w:val="313537"/>
          <w:sz w:val="26"/>
          <w:szCs w:val="26"/>
          <w:highlight w:val="white"/>
          <w:rtl w:val="0"/>
        </w:rPr>
        <w:t xml:space="preserve">Use case websites , contact distribution And data analytics.</w:t>
      </w:r>
    </w:p>
    <w:p w:rsidR="00000000" w:rsidDel="00000000" w:rsidP="00000000" w:rsidRDefault="00000000" w:rsidRPr="00000000" w14:paraId="0000005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color w:val="313537"/>
          <w:sz w:val="26"/>
          <w:szCs w:val="26"/>
          <w:highlight w:val="white"/>
          <w:u w:val="none"/>
        </w:rPr>
      </w:pPr>
      <w:r w:rsidDel="00000000" w:rsidR="00000000" w:rsidRPr="00000000">
        <w:rPr>
          <w:rFonts w:ascii="Merriweather" w:cs="Merriweather" w:eastAsia="Merriweather" w:hAnsi="Merriweather"/>
          <w:b w:val="1"/>
          <w:color w:val="282828"/>
          <w:sz w:val="27"/>
          <w:szCs w:val="27"/>
          <w:highlight w:val="white"/>
          <w:rtl w:val="0"/>
        </w:rPr>
        <w:t xml:space="preserve">S3 Standard-Infrequent Access (S3 Standard-IA)</w:t>
      </w:r>
      <w:r w:rsidDel="00000000" w:rsidR="00000000" w:rsidRPr="00000000">
        <w:rPr>
          <w:rFonts w:ascii="Merriweather" w:cs="Merriweather" w:eastAsia="Merriweather" w:hAnsi="Merriweather"/>
          <w:color w:val="282828"/>
          <w:sz w:val="27"/>
          <w:szCs w:val="27"/>
          <w:highlight w:val="white"/>
          <w:rtl w:val="0"/>
        </w:rPr>
        <w:t xml:space="preserve"> I</w:t>
      </w:r>
      <w:r w:rsidDel="00000000" w:rsidR="00000000" w:rsidRPr="00000000">
        <w:rPr>
          <w:rFonts w:ascii="Merriweather" w:cs="Merriweather" w:eastAsia="Merriweather" w:hAnsi="Merriweather"/>
          <w:b w:val="1"/>
          <w:color w:val="282828"/>
          <w:sz w:val="27"/>
          <w:szCs w:val="27"/>
          <w:highlight w:val="white"/>
          <w:rtl w:val="0"/>
        </w:rPr>
        <w:t xml:space="preserve">t is ideal for low frequent access</w:t>
      </w:r>
      <w:r w:rsidDel="00000000" w:rsidR="00000000" w:rsidRPr="00000000">
        <w:rPr>
          <w:rFonts w:ascii="Merriweather" w:cs="Merriweather" w:eastAsia="Merriweather" w:hAnsi="Merriweather"/>
          <w:color w:val="282828"/>
          <w:sz w:val="27"/>
          <w:szCs w:val="27"/>
          <w:highlight w:val="white"/>
          <w:rtl w:val="0"/>
        </w:rPr>
        <w:t xml:space="preserve"> . low Storage price but High retrieval price. </w:t>
      </w:r>
      <w:r w:rsidDel="00000000" w:rsidR="00000000" w:rsidRPr="00000000">
        <w:rPr>
          <w:rFonts w:ascii="Merriweather" w:cs="Merriweather" w:eastAsia="Merriweather" w:hAnsi="Merriweather"/>
          <w:b w:val="1"/>
          <w:color w:val="282828"/>
          <w:sz w:val="27"/>
          <w:szCs w:val="27"/>
          <w:highlight w:val="white"/>
          <w:rtl w:val="0"/>
        </w:rPr>
        <w:t xml:space="preserve">Saves data into at least two availability zone</w:t>
      </w:r>
      <w:r w:rsidDel="00000000" w:rsidR="00000000" w:rsidRPr="00000000">
        <w:rPr>
          <w:rFonts w:ascii="Merriweather" w:cs="Merriweather" w:eastAsia="Merriweather" w:hAnsi="Merriweather"/>
          <w:color w:val="282828"/>
          <w:sz w:val="27"/>
          <w:szCs w:val="27"/>
          <w:highlight w:val="white"/>
          <w:rtl w:val="0"/>
        </w:rPr>
        <w:t xml:space="preserve">s Just like standard S3. </w:t>
      </w:r>
    </w:p>
    <w:p w:rsidR="00000000" w:rsidDel="00000000" w:rsidP="00000000" w:rsidRDefault="00000000" w:rsidRPr="00000000" w14:paraId="0000005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color w:val="282828"/>
          <w:sz w:val="27"/>
          <w:szCs w:val="27"/>
          <w:highlight w:val="white"/>
          <w:u w:val="none"/>
        </w:rPr>
      </w:pPr>
      <w:r w:rsidDel="00000000" w:rsidR="00000000" w:rsidRPr="00000000">
        <w:rPr>
          <w:rFonts w:ascii="Merriweather" w:cs="Merriweather" w:eastAsia="Merriweather" w:hAnsi="Merriweather"/>
          <w:b w:val="1"/>
          <w:color w:val="282828"/>
          <w:sz w:val="27"/>
          <w:szCs w:val="27"/>
          <w:highlight w:val="white"/>
          <w:rtl w:val="0"/>
        </w:rPr>
        <w:t xml:space="preserve">S3 One Zone-Infrequent Access (S3 One Zone-IA)</w:t>
      </w:r>
      <w:r w:rsidDel="00000000" w:rsidR="00000000" w:rsidRPr="00000000">
        <w:rPr>
          <w:rFonts w:ascii="Merriweather" w:cs="Merriweather" w:eastAsia="Merriweather" w:hAnsi="Merriweather"/>
          <w:color w:val="282828"/>
          <w:sz w:val="27"/>
          <w:szCs w:val="27"/>
          <w:highlight w:val="white"/>
          <w:rtl w:val="0"/>
        </w:rPr>
        <w:t xml:space="preserve"> I</w:t>
      </w:r>
      <w:r w:rsidDel="00000000" w:rsidR="00000000" w:rsidRPr="00000000">
        <w:rPr>
          <w:rFonts w:ascii="Merriweather" w:cs="Merriweather" w:eastAsia="Merriweather" w:hAnsi="Merriweather"/>
          <w:b w:val="1"/>
          <w:color w:val="282828"/>
          <w:sz w:val="27"/>
          <w:szCs w:val="27"/>
          <w:highlight w:val="white"/>
          <w:rtl w:val="0"/>
        </w:rPr>
        <w:t xml:space="preserve">t is cheaper than both S3 standard and s3 IA . I</w:t>
      </w:r>
      <w:r w:rsidDel="00000000" w:rsidR="00000000" w:rsidRPr="00000000">
        <w:rPr>
          <w:rFonts w:ascii="Merriweather" w:cs="Merriweather" w:eastAsia="Merriweather" w:hAnsi="Merriweather"/>
          <w:color w:val="282828"/>
          <w:sz w:val="27"/>
          <w:szCs w:val="27"/>
          <w:highlight w:val="white"/>
          <w:rtl w:val="0"/>
        </w:rPr>
        <w:t xml:space="preserve">t stores data into one available zone . It is good for saving cost.</w:t>
      </w:r>
    </w:p>
    <w:p w:rsidR="00000000" w:rsidDel="00000000" w:rsidP="00000000" w:rsidRDefault="00000000" w:rsidRPr="00000000" w14:paraId="0000005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color w:val="282828"/>
          <w:sz w:val="27"/>
          <w:szCs w:val="27"/>
          <w:highlight w:val="white"/>
          <w:u w:val="none"/>
        </w:rPr>
      </w:pPr>
      <w:r w:rsidDel="00000000" w:rsidR="00000000" w:rsidRPr="00000000">
        <w:rPr>
          <w:rFonts w:ascii="Merriweather" w:cs="Merriweather" w:eastAsia="Merriweather" w:hAnsi="Merriweather"/>
          <w:b w:val="1"/>
          <w:color w:val="282828"/>
          <w:sz w:val="27"/>
          <w:szCs w:val="27"/>
          <w:highlight w:val="white"/>
          <w:rtl w:val="0"/>
        </w:rPr>
        <w:t xml:space="preserve">S3 Intelligent-Tiering </w:t>
      </w:r>
      <w:r w:rsidDel="00000000" w:rsidR="00000000" w:rsidRPr="00000000">
        <w:rPr>
          <w:rFonts w:ascii="Merriweather" w:cs="Merriweather" w:eastAsia="Merriweather" w:hAnsi="Merriweather"/>
          <w:color w:val="282828"/>
          <w:sz w:val="27"/>
          <w:szCs w:val="27"/>
          <w:highlight w:val="white"/>
          <w:rtl w:val="0"/>
        </w:rPr>
        <w:t xml:space="preserve">It is smart way to store data.  </w:t>
      </w:r>
      <w:r w:rsidDel="00000000" w:rsidR="00000000" w:rsidRPr="00000000">
        <w:rPr>
          <w:rFonts w:ascii="Merriweather" w:cs="Merriweather" w:eastAsia="Merriweather" w:hAnsi="Merriweather"/>
          <w:b w:val="1"/>
          <w:color w:val="282828"/>
          <w:sz w:val="27"/>
          <w:szCs w:val="27"/>
          <w:highlight w:val="white"/>
          <w:rtl w:val="0"/>
        </w:rPr>
        <w:t xml:space="preserve">if you do not access data for specific time it automatically saves your data into S3 IA .</w:t>
      </w:r>
      <w:r w:rsidDel="00000000" w:rsidR="00000000" w:rsidRPr="00000000">
        <w:rPr>
          <w:rFonts w:ascii="Merriweather" w:cs="Merriweather" w:eastAsia="Merriweather" w:hAnsi="Merriweather"/>
          <w:color w:val="282828"/>
          <w:sz w:val="27"/>
          <w:szCs w:val="27"/>
          <w:highlight w:val="white"/>
          <w:rtl w:val="0"/>
        </w:rPr>
        <w:t xml:space="preserve"> if you access data  s3 IA  it moves back to S3 standard.</w:t>
      </w:r>
      <w:r w:rsidDel="00000000" w:rsidR="00000000" w:rsidRPr="00000000">
        <w:rPr>
          <w:rFonts w:ascii="Merriweather" w:cs="Merriweather" w:eastAsia="Merriweather" w:hAnsi="Merriweather"/>
          <w:color w:val="313537"/>
          <w:sz w:val="30"/>
          <w:szCs w:val="30"/>
          <w:highlight w:val="white"/>
          <w:rtl w:val="0"/>
        </w:rPr>
        <w:t xml:space="preserve">a small monthly monitoring and automation fee per object </w:t>
      </w:r>
      <w:r w:rsidDel="00000000" w:rsidR="00000000" w:rsidRPr="00000000">
        <w:rPr>
          <w:rFonts w:ascii="Merriweather" w:cs="Merriweather" w:eastAsia="Merriweather" w:hAnsi="Merriweather"/>
          <w:b w:val="1"/>
          <w:color w:val="313537"/>
          <w:sz w:val="34"/>
          <w:szCs w:val="34"/>
          <w:highlight w:val="white"/>
          <w:rtl w:val="0"/>
        </w:rPr>
        <w:t xml:space="preserve">.</w:t>
      </w:r>
      <w:r w:rsidDel="00000000" w:rsidR="00000000" w:rsidRPr="00000000">
        <w:rPr>
          <w:rFonts w:ascii="Merriweather" w:cs="Merriweather" w:eastAsia="Merriweather" w:hAnsi="Merriweather"/>
          <w:b w:val="1"/>
          <w:color w:val="313537"/>
          <w:sz w:val="28"/>
          <w:szCs w:val="28"/>
          <w:highlight w:val="white"/>
          <w:rtl w:val="0"/>
        </w:rPr>
        <w:t xml:space="preserve">Ideal for data with unknown or changing access pattern.</w:t>
      </w:r>
    </w:p>
    <w:p w:rsidR="00000000" w:rsidDel="00000000" w:rsidP="00000000" w:rsidRDefault="00000000" w:rsidRPr="00000000" w14:paraId="0000005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b w:val="1"/>
          <w:color w:val="313537"/>
          <w:sz w:val="28"/>
          <w:szCs w:val="28"/>
          <w:highlight w:val="white"/>
          <w:u w:val="none"/>
        </w:rPr>
      </w:pPr>
      <w:r w:rsidDel="00000000" w:rsidR="00000000" w:rsidRPr="00000000">
        <w:rPr>
          <w:rFonts w:ascii="Merriweather" w:cs="Merriweather" w:eastAsia="Merriweather" w:hAnsi="Merriweather"/>
          <w:b w:val="1"/>
          <w:color w:val="282828"/>
          <w:sz w:val="27"/>
          <w:szCs w:val="27"/>
          <w:highlight w:val="white"/>
          <w:rtl w:val="0"/>
        </w:rPr>
        <w:t xml:space="preserve">S3 Glacier </w:t>
      </w:r>
      <w:r w:rsidDel="00000000" w:rsidR="00000000" w:rsidRPr="00000000">
        <w:rPr>
          <w:rFonts w:ascii="Merriweather" w:cs="Merriweather" w:eastAsia="Merriweather" w:hAnsi="Merriweather"/>
          <w:color w:val="282828"/>
          <w:sz w:val="27"/>
          <w:szCs w:val="27"/>
          <w:highlight w:val="white"/>
          <w:rtl w:val="0"/>
        </w:rPr>
        <w:t xml:space="preserve">Low-cost data saving service. Ideal  for data archiving. </w:t>
      </w:r>
    </w:p>
    <w:p w:rsidR="00000000" w:rsidDel="00000000" w:rsidP="00000000" w:rsidRDefault="00000000" w:rsidRPr="00000000" w14:paraId="0000005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color w:val="282828"/>
          <w:sz w:val="27"/>
          <w:szCs w:val="27"/>
          <w:highlight w:val="white"/>
          <w:u w:val="none"/>
        </w:rPr>
      </w:pPr>
      <w:r w:rsidDel="00000000" w:rsidR="00000000" w:rsidRPr="00000000">
        <w:rPr>
          <w:rFonts w:ascii="Merriweather" w:cs="Merriweather" w:eastAsia="Merriweather" w:hAnsi="Merriweather"/>
          <w:b w:val="1"/>
          <w:color w:val="282828"/>
          <w:sz w:val="27"/>
          <w:szCs w:val="27"/>
          <w:highlight w:val="white"/>
          <w:rtl w:val="0"/>
        </w:rPr>
        <w:t xml:space="preserve">S3 Glacier Deep Archive </w:t>
      </w:r>
      <w:r w:rsidDel="00000000" w:rsidR="00000000" w:rsidRPr="00000000">
        <w:rPr>
          <w:rFonts w:ascii="Merriweather" w:cs="Merriweather" w:eastAsia="Merriweather" w:hAnsi="Merriweather"/>
          <w:color w:val="282828"/>
          <w:sz w:val="27"/>
          <w:szCs w:val="27"/>
          <w:highlight w:val="white"/>
          <w:rtl w:val="0"/>
        </w:rPr>
        <w:t xml:space="preserve">The cheapest option out there. In S3 Glacier you retrieve</w:t>
      </w:r>
      <w:r w:rsidDel="00000000" w:rsidR="00000000" w:rsidRPr="00000000">
        <w:rPr>
          <w:rFonts w:ascii="Merriweather" w:cs="Merriweather" w:eastAsia="Merriweather" w:hAnsi="Merriweather"/>
          <w:b w:val="1"/>
          <w:color w:val="282828"/>
          <w:sz w:val="27"/>
          <w:szCs w:val="27"/>
          <w:highlight w:val="white"/>
          <w:rtl w:val="0"/>
        </w:rPr>
        <w:t xml:space="preserve"> data from few minutes to a few hours.</w:t>
      </w:r>
      <w:r w:rsidDel="00000000" w:rsidR="00000000" w:rsidRPr="00000000">
        <w:rPr>
          <w:rFonts w:ascii="Merriweather" w:cs="Merriweather" w:eastAsia="Merriweather" w:hAnsi="Merriweather"/>
          <w:color w:val="282828"/>
          <w:sz w:val="27"/>
          <w:szCs w:val="27"/>
          <w:highlight w:val="white"/>
          <w:rtl w:val="0"/>
        </w:rPr>
        <w:t xml:space="preserve"> In this data storage</w:t>
      </w:r>
      <w:r w:rsidDel="00000000" w:rsidR="00000000" w:rsidRPr="00000000">
        <w:rPr>
          <w:rFonts w:ascii="Merriweather" w:cs="Merriweather" w:eastAsia="Merriweather" w:hAnsi="Merriweather"/>
          <w:b w:val="1"/>
          <w:color w:val="282828"/>
          <w:sz w:val="27"/>
          <w:szCs w:val="27"/>
          <w:highlight w:val="white"/>
          <w:rtl w:val="0"/>
        </w:rPr>
        <w:t xml:space="preserve"> class it takes 12 hours. </w:t>
      </w:r>
    </w:p>
    <w:p w:rsidR="00000000" w:rsidDel="00000000" w:rsidP="00000000" w:rsidRDefault="00000000" w:rsidRPr="00000000" w14:paraId="00000060">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Merriweather" w:cs="Merriweather" w:eastAsia="Merriweather" w:hAnsi="Merriweather"/>
          <w:color w:val="282828"/>
          <w:sz w:val="27"/>
          <w:szCs w:val="27"/>
          <w:highlight w:val="white"/>
          <w:u w:val="none"/>
        </w:rPr>
      </w:pPr>
      <w:hyperlink r:id="rId20">
        <w:r w:rsidDel="00000000" w:rsidR="00000000" w:rsidRPr="00000000">
          <w:rPr>
            <w:rFonts w:ascii="Merriweather" w:cs="Merriweather" w:eastAsia="Merriweather" w:hAnsi="Merriweather"/>
            <w:b w:val="1"/>
            <w:color w:val="1155cc"/>
            <w:sz w:val="26"/>
            <w:szCs w:val="26"/>
            <w:highlight w:val="white"/>
            <w:u w:val="single"/>
            <w:rtl w:val="0"/>
          </w:rPr>
          <w:t xml:space="preserve">Amazon Elastic File System (Amazon EFS)</w:t>
        </w:r>
      </w:hyperlink>
      <w:r w:rsidDel="00000000" w:rsidR="00000000" w:rsidRPr="00000000">
        <w:rPr>
          <w:rFonts w:ascii="Merriweather" w:cs="Merriweather" w:eastAsia="Merriweather" w:hAnsi="Merriweather"/>
          <w:color w:val="313537"/>
          <w:sz w:val="26"/>
          <w:szCs w:val="26"/>
          <w:highlight w:val="white"/>
          <w:rtl w:val="0"/>
        </w:rPr>
        <w:t xml:space="preserve"> is a s</w:t>
      </w:r>
      <w:r w:rsidDel="00000000" w:rsidR="00000000" w:rsidRPr="00000000">
        <w:rPr>
          <w:rFonts w:ascii="Merriweather" w:cs="Merriweather" w:eastAsia="Merriweather" w:hAnsi="Merriweather"/>
          <w:b w:val="1"/>
          <w:color w:val="313537"/>
          <w:sz w:val="26"/>
          <w:szCs w:val="26"/>
          <w:highlight w:val="white"/>
          <w:rtl w:val="0"/>
        </w:rPr>
        <w:t xml:space="preserve">calable file system used with AWS Cloud s</w:t>
      </w:r>
      <w:r w:rsidDel="00000000" w:rsidR="00000000" w:rsidRPr="00000000">
        <w:rPr>
          <w:rFonts w:ascii="Merriweather" w:cs="Merriweather" w:eastAsia="Merriweather" w:hAnsi="Merriweather"/>
          <w:color w:val="313537"/>
          <w:sz w:val="26"/>
          <w:szCs w:val="26"/>
          <w:highlight w:val="white"/>
          <w:rtl w:val="0"/>
        </w:rPr>
        <w:t xml:space="preserve">ervices and on-premises resources. As you add and remove files, </w:t>
      </w:r>
      <w:r w:rsidDel="00000000" w:rsidR="00000000" w:rsidRPr="00000000">
        <w:rPr>
          <w:rFonts w:ascii="Merriweather" w:cs="Merriweather" w:eastAsia="Merriweather" w:hAnsi="Merriweather"/>
          <w:b w:val="1"/>
          <w:color w:val="313537"/>
          <w:sz w:val="26"/>
          <w:szCs w:val="26"/>
          <w:highlight w:val="white"/>
          <w:rtl w:val="0"/>
        </w:rPr>
        <w:t xml:space="preserve">Amazon EFS grows and shrinks automatically. It can scale on demand to petabytes without disrupting applications.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180" w:hanging="1180"/>
        <w:rPr>
          <w:rFonts w:ascii="Merriweather" w:cs="Merriweather" w:eastAsia="Merriweather" w:hAnsi="Merriweather"/>
          <w:b w:val="1"/>
          <w:color w:val="313537"/>
          <w:sz w:val="38"/>
          <w:szCs w:val="38"/>
          <w:highlight w:val="white"/>
        </w:rPr>
      </w:pPr>
      <w:bookmarkStart w:colFirst="0" w:colLast="0" w:name="_k5afolse1qdx" w:id="9"/>
      <w:bookmarkEnd w:id="9"/>
      <w:r w:rsidDel="00000000" w:rsidR="00000000" w:rsidRPr="00000000">
        <w:rPr>
          <w:rFonts w:ascii="Merriweather" w:cs="Merriweather" w:eastAsia="Merriweather" w:hAnsi="Merriweather"/>
          <w:b w:val="1"/>
          <w:color w:val="313537"/>
          <w:sz w:val="38"/>
          <w:szCs w:val="38"/>
          <w:highlight w:val="white"/>
          <w:rtl w:val="0"/>
        </w:rPr>
        <w:t xml:space="preserve">Amazon Relational Database Service</w:t>
      </w:r>
    </w:p>
    <w:p w:rsidR="00000000" w:rsidDel="00000000" w:rsidP="00000000" w:rsidRDefault="00000000" w:rsidRPr="00000000" w14:paraId="0000006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360" w:hanging="360"/>
        <w:rPr>
          <w:rFonts w:ascii="Merriweather" w:cs="Merriweather" w:eastAsia="Merriweather" w:hAnsi="Merriweather"/>
          <w:sz w:val="26"/>
          <w:szCs w:val="26"/>
          <w:highlight w:val="white"/>
          <w:u w:val="none"/>
        </w:rPr>
      </w:pPr>
      <w:hyperlink r:id="rId21">
        <w:r w:rsidDel="00000000" w:rsidR="00000000" w:rsidRPr="00000000">
          <w:rPr>
            <w:rFonts w:ascii="Merriweather" w:cs="Merriweather" w:eastAsia="Merriweather" w:hAnsi="Merriweather"/>
            <w:b w:val="1"/>
            <w:color w:val="1155cc"/>
            <w:sz w:val="26"/>
            <w:szCs w:val="26"/>
            <w:highlight w:val="white"/>
            <w:u w:val="single"/>
            <w:rtl w:val="0"/>
          </w:rPr>
          <w:t xml:space="preserve">Amazon Relational Database Service (Amazon RDS)</w:t>
        </w:r>
      </w:hyperlink>
      <w:r w:rsidDel="00000000" w:rsidR="00000000" w:rsidRPr="00000000">
        <w:rPr>
          <w:rFonts w:ascii="Merriweather" w:cs="Merriweather" w:eastAsia="Merriweather" w:hAnsi="Merriweather"/>
          <w:color w:val="313537"/>
          <w:sz w:val="26"/>
          <w:szCs w:val="26"/>
          <w:highlight w:val="white"/>
          <w:rtl w:val="0"/>
        </w:rPr>
        <w:t xml:space="preserve"> is a service that enables you to</w:t>
      </w:r>
      <w:r w:rsidDel="00000000" w:rsidR="00000000" w:rsidRPr="00000000">
        <w:rPr>
          <w:rFonts w:ascii="Merriweather" w:cs="Merriweather" w:eastAsia="Merriweather" w:hAnsi="Merriweather"/>
          <w:b w:val="1"/>
          <w:color w:val="313537"/>
          <w:sz w:val="26"/>
          <w:szCs w:val="26"/>
          <w:highlight w:val="white"/>
          <w:rtl w:val="0"/>
        </w:rPr>
        <w:t xml:space="preserve"> run relational databases in the AWS Cloud.</w:t>
      </w:r>
      <w:r w:rsidDel="00000000" w:rsidR="00000000" w:rsidRPr="00000000">
        <w:rPr>
          <w:rFonts w:ascii="Merriweather" w:cs="Merriweather" w:eastAsia="Merriweather" w:hAnsi="Merriweather"/>
          <w:color w:val="313537"/>
          <w:sz w:val="26"/>
          <w:szCs w:val="26"/>
          <w:highlight w:val="white"/>
          <w:rtl w:val="0"/>
        </w:rPr>
        <w:t xml:space="preserve">Amazon RDS provides a number of different security options. </w:t>
      </w:r>
      <w:r w:rsidDel="00000000" w:rsidR="00000000" w:rsidRPr="00000000">
        <w:rPr>
          <w:rFonts w:ascii="Merriweather" w:cs="Merriweather" w:eastAsia="Merriweather" w:hAnsi="Merriweather"/>
          <w:b w:val="1"/>
          <w:color w:val="313537"/>
          <w:sz w:val="26"/>
          <w:szCs w:val="26"/>
          <w:highlight w:val="white"/>
          <w:rtl w:val="0"/>
        </w:rPr>
        <w:t xml:space="preserve">Many Amazon RDS database engines offer encryption at rest (protecting data while it is stored) and encryption in transit (protecting data while it is being sent and received).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color w:val="313537"/>
          <w:sz w:val="26"/>
          <w:szCs w:val="26"/>
          <w:highlight w:val="white"/>
        </w:rPr>
      </w:pPr>
      <w:r w:rsidDel="00000000" w:rsidR="00000000" w:rsidRPr="00000000">
        <w:rPr>
          <w:rFonts w:ascii="Merriweather" w:cs="Merriweather" w:eastAsia="Merriweather" w:hAnsi="Merriweather"/>
          <w:color w:val="313537"/>
          <w:sz w:val="26"/>
          <w:szCs w:val="26"/>
          <w:highlight w:val="white"/>
          <w:rtl w:val="0"/>
        </w:rPr>
        <w:t xml:space="preserve">Amazon RDS is available on six database engines, which optimize for memory, performance, or input/output (I/O). Supported database engines include:</w:t>
      </w:r>
    </w:p>
    <w:p w:rsidR="00000000" w:rsidDel="00000000" w:rsidP="00000000" w:rsidRDefault="00000000" w:rsidRPr="00000000" w14:paraId="00000065">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Amazon Aurora</w:t>
      </w:r>
    </w:p>
    <w:p w:rsidR="00000000" w:rsidDel="00000000" w:rsidP="00000000" w:rsidRDefault="00000000" w:rsidRPr="00000000" w14:paraId="00000066">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PostgreSQL</w:t>
      </w:r>
    </w:p>
    <w:p w:rsidR="00000000" w:rsidDel="00000000" w:rsidP="00000000" w:rsidRDefault="00000000" w:rsidRPr="00000000" w14:paraId="00000067">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MySQL</w:t>
      </w:r>
    </w:p>
    <w:p w:rsidR="00000000" w:rsidDel="00000000" w:rsidP="00000000" w:rsidRDefault="00000000" w:rsidRPr="00000000" w14:paraId="00000068">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MariaDB</w:t>
      </w:r>
    </w:p>
    <w:p w:rsidR="00000000" w:rsidDel="00000000" w:rsidP="00000000" w:rsidRDefault="00000000" w:rsidRPr="00000000" w14:paraId="00000069">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Oracle Database</w:t>
      </w:r>
    </w:p>
    <w:p w:rsidR="00000000" w:rsidDel="00000000" w:rsidP="00000000" w:rsidRDefault="00000000" w:rsidRPr="00000000" w14:paraId="0000006A">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720" w:hanging="360"/>
        <w:rPr>
          <w:rFonts w:ascii="Merriweather" w:cs="Merriweather" w:eastAsia="Merriweather" w:hAnsi="Merriweather"/>
          <w:highlight w:val="white"/>
        </w:rPr>
      </w:pPr>
      <w:r w:rsidDel="00000000" w:rsidR="00000000" w:rsidRPr="00000000">
        <w:rPr>
          <w:rFonts w:ascii="Merriweather" w:cs="Merriweather" w:eastAsia="Merriweather" w:hAnsi="Merriweather"/>
          <w:color w:val="313537"/>
          <w:sz w:val="26"/>
          <w:szCs w:val="26"/>
          <w:highlight w:val="white"/>
          <w:rtl w:val="0"/>
        </w:rPr>
        <w:t xml:space="preserve">Microsoft SQL Server</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720" w:firstLine="0"/>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06C">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Merriweather" w:cs="Merriweather" w:eastAsia="Merriweather" w:hAnsi="Merriweather"/>
          <w:sz w:val="26"/>
          <w:szCs w:val="26"/>
          <w:highlight w:val="white"/>
          <w:u w:val="none"/>
        </w:rPr>
      </w:pPr>
      <w:hyperlink r:id="rId22">
        <w:r w:rsidDel="00000000" w:rsidR="00000000" w:rsidRPr="00000000">
          <w:rPr>
            <w:rFonts w:ascii="Merriweather" w:cs="Merriweather" w:eastAsia="Merriweather" w:hAnsi="Merriweather"/>
            <w:b w:val="1"/>
            <w:color w:val="1155cc"/>
            <w:sz w:val="26"/>
            <w:szCs w:val="26"/>
            <w:highlight w:val="white"/>
            <w:u w:val="single"/>
            <w:rtl w:val="0"/>
          </w:rPr>
          <w:t xml:space="preserve">Amazon Aurora</w:t>
        </w:r>
      </w:hyperlink>
      <w:r w:rsidDel="00000000" w:rsidR="00000000" w:rsidRPr="00000000">
        <w:rPr>
          <w:rFonts w:ascii="Merriweather" w:cs="Merriweather" w:eastAsia="Merriweather" w:hAnsi="Merriweather"/>
          <w:color w:val="313537"/>
          <w:sz w:val="26"/>
          <w:szCs w:val="26"/>
          <w:highlight w:val="white"/>
          <w:rtl w:val="0"/>
        </w:rPr>
        <w:t xml:space="preserve"> is an</w:t>
      </w:r>
      <w:r w:rsidDel="00000000" w:rsidR="00000000" w:rsidRPr="00000000">
        <w:rPr>
          <w:rFonts w:ascii="Merriweather" w:cs="Merriweather" w:eastAsia="Merriweather" w:hAnsi="Merriweather"/>
          <w:b w:val="1"/>
          <w:color w:val="313537"/>
          <w:sz w:val="26"/>
          <w:szCs w:val="26"/>
          <w:highlight w:val="white"/>
          <w:rtl w:val="0"/>
        </w:rPr>
        <w:t xml:space="preserve"> enterprise-class relational database</w:t>
      </w:r>
      <w:r w:rsidDel="00000000" w:rsidR="00000000" w:rsidRPr="00000000">
        <w:rPr>
          <w:rFonts w:ascii="Merriweather" w:cs="Merriweather" w:eastAsia="Merriweather" w:hAnsi="Merriweather"/>
          <w:color w:val="313537"/>
          <w:sz w:val="26"/>
          <w:szCs w:val="26"/>
          <w:highlight w:val="white"/>
          <w:rtl w:val="0"/>
        </w:rPr>
        <w:t xml:space="preserve">. It is </w:t>
      </w:r>
      <w:r w:rsidDel="00000000" w:rsidR="00000000" w:rsidRPr="00000000">
        <w:rPr>
          <w:rFonts w:ascii="Merriweather" w:cs="Merriweather" w:eastAsia="Merriweather" w:hAnsi="Merriweather"/>
          <w:b w:val="1"/>
          <w:color w:val="313537"/>
          <w:sz w:val="26"/>
          <w:szCs w:val="26"/>
          <w:highlight w:val="white"/>
          <w:rtl w:val="0"/>
        </w:rPr>
        <w:t xml:space="preserve">compatible with MySQL and PostgreSQL </w:t>
      </w:r>
      <w:r w:rsidDel="00000000" w:rsidR="00000000" w:rsidRPr="00000000">
        <w:rPr>
          <w:rFonts w:ascii="Merriweather" w:cs="Merriweather" w:eastAsia="Merriweather" w:hAnsi="Merriweather"/>
          <w:color w:val="313537"/>
          <w:sz w:val="26"/>
          <w:szCs w:val="26"/>
          <w:highlight w:val="white"/>
          <w:rtl w:val="0"/>
        </w:rPr>
        <w:t xml:space="preserve">relational databases. It is up to</w:t>
      </w:r>
      <w:r w:rsidDel="00000000" w:rsidR="00000000" w:rsidRPr="00000000">
        <w:rPr>
          <w:rFonts w:ascii="Merriweather" w:cs="Merriweather" w:eastAsia="Merriweather" w:hAnsi="Merriweather"/>
          <w:b w:val="1"/>
          <w:color w:val="313537"/>
          <w:sz w:val="28"/>
          <w:szCs w:val="28"/>
          <w:highlight w:val="white"/>
          <w:rtl w:val="0"/>
        </w:rPr>
        <w:t xml:space="preserve"> five times faster than standard MySQL</w:t>
      </w:r>
      <w:r w:rsidDel="00000000" w:rsidR="00000000" w:rsidRPr="00000000">
        <w:rPr>
          <w:rFonts w:ascii="Merriweather" w:cs="Merriweather" w:eastAsia="Merriweather" w:hAnsi="Merriweather"/>
          <w:color w:val="313537"/>
          <w:sz w:val="26"/>
          <w:szCs w:val="26"/>
          <w:highlight w:val="white"/>
          <w:rtl w:val="0"/>
        </w:rPr>
        <w:t xml:space="preserve"> databases and up to</w:t>
      </w:r>
      <w:r w:rsidDel="00000000" w:rsidR="00000000" w:rsidRPr="00000000">
        <w:rPr>
          <w:rFonts w:ascii="Merriweather" w:cs="Merriweather" w:eastAsia="Merriweather" w:hAnsi="Merriweather"/>
          <w:b w:val="1"/>
          <w:color w:val="313537"/>
          <w:sz w:val="26"/>
          <w:szCs w:val="26"/>
          <w:highlight w:val="white"/>
          <w:rtl w:val="0"/>
        </w:rPr>
        <w:t xml:space="preserve"> three times faster than standard PostgreSQL</w:t>
      </w:r>
      <w:r w:rsidDel="00000000" w:rsidR="00000000" w:rsidRPr="00000000">
        <w:rPr>
          <w:rFonts w:ascii="Merriweather" w:cs="Merriweather" w:eastAsia="Merriweather" w:hAnsi="Merriweather"/>
          <w:color w:val="313537"/>
          <w:sz w:val="26"/>
          <w:szCs w:val="26"/>
          <w:highlight w:val="white"/>
          <w:rtl w:val="0"/>
        </w:rPr>
        <w:t xml:space="preserve"> databases</w:t>
      </w:r>
      <w:r w:rsidDel="00000000" w:rsidR="00000000" w:rsidRPr="00000000">
        <w:rPr>
          <w:rFonts w:ascii="Merriweather" w:cs="Merriweather" w:eastAsia="Merriweather" w:hAnsi="Merriweather"/>
          <w:b w:val="1"/>
          <w:color w:val="313537"/>
          <w:sz w:val="30"/>
          <w:szCs w:val="30"/>
          <w:highlight w:val="white"/>
          <w:rtl w:val="0"/>
        </w:rPr>
        <w:t xml:space="preserve">.It replicates six copies of your data across </w:t>
      </w:r>
      <w:r w:rsidDel="00000000" w:rsidR="00000000" w:rsidRPr="00000000">
        <w:rPr>
          <w:rFonts w:ascii="Merriweather" w:cs="Merriweather" w:eastAsia="Merriweather" w:hAnsi="Merriweather"/>
          <w:b w:val="1"/>
          <w:color w:val="ff0000"/>
          <w:sz w:val="30"/>
          <w:szCs w:val="30"/>
          <w:highlight w:val="white"/>
          <w:rtl w:val="0"/>
        </w:rPr>
        <w:t xml:space="preserve">three Availability Zones</w:t>
      </w:r>
      <w:r w:rsidDel="00000000" w:rsidR="00000000" w:rsidRPr="00000000">
        <w:rPr>
          <w:rFonts w:ascii="Merriweather" w:cs="Merriweather" w:eastAsia="Merriweather" w:hAnsi="Merriweather"/>
          <w:b w:val="1"/>
          <w:color w:val="313537"/>
          <w:sz w:val="30"/>
          <w:szCs w:val="30"/>
          <w:highlight w:val="white"/>
          <w:rtl w:val="0"/>
        </w:rPr>
        <w:t xml:space="preserve"> and continuously backs up your data to Amazon S3.</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b w:val="1"/>
          <w:color w:val="313537"/>
          <w:sz w:val="48"/>
          <w:szCs w:val="48"/>
          <w:highlight w:val="white"/>
        </w:rPr>
      </w:pPr>
      <w:r w:rsidDel="00000000" w:rsidR="00000000" w:rsidRPr="00000000">
        <w:rPr>
          <w:rFonts w:ascii="Merriweather" w:cs="Merriweather" w:eastAsia="Merriweather" w:hAnsi="Merriweather"/>
          <w:b w:val="1"/>
          <w:color w:val="313537"/>
          <w:sz w:val="48"/>
          <w:szCs w:val="48"/>
          <w:highlight w:val="white"/>
          <w:rtl w:val="0"/>
        </w:rPr>
        <w:t xml:space="preserve">Nonrelational databases</w:t>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0" w:firstLine="0"/>
        <w:rPr>
          <w:rFonts w:ascii="Merriweather" w:cs="Merriweather" w:eastAsia="Merriweather" w:hAnsi="Merriweather"/>
          <w:b w:val="1"/>
          <w:color w:val="313537"/>
          <w:sz w:val="34"/>
          <w:szCs w:val="34"/>
          <w:highlight w:val="white"/>
        </w:rPr>
      </w:pPr>
      <w:bookmarkStart w:colFirst="0" w:colLast="0" w:name="_lk1dh4am1us4" w:id="10"/>
      <w:bookmarkEnd w:id="10"/>
      <w:r w:rsidDel="00000000" w:rsidR="00000000" w:rsidRPr="00000000">
        <w:rPr>
          <w:rtl w:val="0"/>
        </w:rPr>
      </w:r>
    </w:p>
    <w:p w:rsidR="00000000" w:rsidDel="00000000" w:rsidP="00000000" w:rsidRDefault="00000000" w:rsidRPr="00000000" w14:paraId="0000006F">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Merriweather" w:cs="Merriweather" w:eastAsia="Merriweather" w:hAnsi="Merriweather"/>
          <w:b w:val="1"/>
          <w:color w:val="313537"/>
          <w:sz w:val="28"/>
          <w:szCs w:val="28"/>
          <w:highlight w:val="white"/>
        </w:rPr>
      </w:pPr>
      <w:hyperlink r:id="rId23">
        <w:r w:rsidDel="00000000" w:rsidR="00000000" w:rsidRPr="00000000">
          <w:rPr>
            <w:rFonts w:ascii="Merriweather" w:cs="Merriweather" w:eastAsia="Merriweather" w:hAnsi="Merriweather"/>
            <w:b w:val="1"/>
            <w:color w:val="1155cc"/>
            <w:sz w:val="26"/>
            <w:szCs w:val="26"/>
            <w:highlight w:val="white"/>
            <w:u w:val="single"/>
            <w:rtl w:val="0"/>
          </w:rPr>
          <w:t xml:space="preserve">Amazon DynamoDB</w:t>
        </w:r>
      </w:hyperlink>
      <w:r w:rsidDel="00000000" w:rsidR="00000000" w:rsidRPr="00000000">
        <w:rPr>
          <w:rFonts w:ascii="Merriweather" w:cs="Merriweather" w:eastAsia="Merriweather" w:hAnsi="Merriweather"/>
          <w:b w:val="1"/>
          <w:color w:val="313537"/>
          <w:sz w:val="26"/>
          <w:szCs w:val="26"/>
          <w:highlight w:val="white"/>
          <w:rtl w:val="0"/>
        </w:rPr>
        <w:t xml:space="preserve"> is a key-value database service. It delivers single-digit millisecond performance at any scale.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b w:val="1"/>
          <w:color w:val="313537"/>
          <w:sz w:val="26"/>
          <w:szCs w:val="26"/>
          <w:highlight w:val="white"/>
        </w:rPr>
      </w:pPr>
      <w:r w:rsidDel="00000000" w:rsidR="00000000" w:rsidRPr="00000000">
        <w:rPr>
          <w:rtl w:val="0"/>
        </w:rPr>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180" w:firstLine="0"/>
        <w:rPr>
          <w:rFonts w:ascii="Merriweather" w:cs="Merriweather" w:eastAsia="Merriweather" w:hAnsi="Merriweather"/>
          <w:b w:val="1"/>
          <w:color w:val="313537"/>
          <w:sz w:val="38"/>
          <w:szCs w:val="38"/>
          <w:highlight w:val="white"/>
        </w:rPr>
      </w:pPr>
      <w:bookmarkStart w:colFirst="0" w:colLast="0" w:name="_xcimgdaecdnw" w:id="11"/>
      <w:bookmarkEnd w:id="11"/>
      <w:r w:rsidDel="00000000" w:rsidR="00000000" w:rsidRPr="00000000">
        <w:rPr>
          <w:rtl w:val="0"/>
        </w:rPr>
      </w:r>
    </w:p>
    <w:p w:rsidR="00000000" w:rsidDel="00000000" w:rsidP="00000000" w:rsidRDefault="00000000" w:rsidRPr="00000000" w14:paraId="000000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180" w:firstLine="0"/>
        <w:rPr>
          <w:rFonts w:ascii="Merriweather" w:cs="Merriweather" w:eastAsia="Merriweather" w:hAnsi="Merriweather"/>
          <w:b w:val="1"/>
          <w:color w:val="313537"/>
          <w:sz w:val="38"/>
          <w:szCs w:val="38"/>
          <w:highlight w:val="white"/>
        </w:rPr>
      </w:pPr>
      <w:bookmarkStart w:colFirst="0" w:colLast="0" w:name="_c75bpqhuzst9" w:id="12"/>
      <w:bookmarkEnd w:id="12"/>
      <w:r w:rsidDel="00000000" w:rsidR="00000000" w:rsidRPr="00000000">
        <w:rPr>
          <w:rtl w:val="0"/>
        </w:rPr>
      </w:r>
    </w:p>
    <w:p w:rsidR="00000000" w:rsidDel="00000000" w:rsidP="00000000" w:rsidRDefault="00000000" w:rsidRPr="00000000" w14:paraId="000000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180" w:firstLine="0"/>
        <w:rPr>
          <w:rFonts w:ascii="Merriweather" w:cs="Merriweather" w:eastAsia="Merriweather" w:hAnsi="Merriweather"/>
          <w:b w:val="1"/>
          <w:color w:val="313537"/>
          <w:sz w:val="38"/>
          <w:szCs w:val="38"/>
          <w:highlight w:val="white"/>
        </w:rPr>
      </w:pPr>
      <w:bookmarkStart w:colFirst="0" w:colLast="0" w:name="_nlat3aj5a3ao" w:id="13"/>
      <w:bookmarkEnd w:id="13"/>
      <w:r w:rsidDel="00000000" w:rsidR="00000000" w:rsidRPr="00000000">
        <w:rPr>
          <w:rFonts w:ascii="Merriweather" w:cs="Merriweather" w:eastAsia="Merriweather" w:hAnsi="Merriweather"/>
          <w:b w:val="1"/>
          <w:color w:val="313537"/>
          <w:sz w:val="38"/>
          <w:szCs w:val="38"/>
          <w:highlight w:val="white"/>
          <w:rtl w:val="0"/>
        </w:rPr>
        <w:t xml:space="preserve">Amazon Redshift</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b w:val="1"/>
          <w:color w:val="313537"/>
          <w:sz w:val="26"/>
          <w:szCs w:val="26"/>
          <w:highlight w:val="white"/>
        </w:rPr>
      </w:pPr>
      <w:hyperlink r:id="rId24">
        <w:r w:rsidDel="00000000" w:rsidR="00000000" w:rsidRPr="00000000">
          <w:rPr>
            <w:rFonts w:ascii="Merriweather" w:cs="Merriweather" w:eastAsia="Merriweather" w:hAnsi="Merriweather"/>
            <w:b w:val="1"/>
            <w:color w:val="1155cc"/>
            <w:sz w:val="26"/>
            <w:szCs w:val="26"/>
            <w:highlight w:val="white"/>
            <w:u w:val="single"/>
            <w:rtl w:val="0"/>
          </w:rPr>
          <w:t xml:space="preserve">Amazon Redshift</w:t>
        </w:r>
      </w:hyperlink>
      <w:r w:rsidDel="00000000" w:rsidR="00000000" w:rsidRPr="00000000">
        <w:rPr>
          <w:rFonts w:ascii="Merriweather" w:cs="Merriweather" w:eastAsia="Merriweather" w:hAnsi="Merriweather"/>
          <w:b w:val="1"/>
          <w:color w:val="313537"/>
          <w:sz w:val="26"/>
          <w:szCs w:val="26"/>
          <w:highlight w:val="white"/>
          <w:rtl w:val="0"/>
        </w:rPr>
        <w:t xml:space="preserve"> is a data warehousing service that you can use for big data analytics.</w:t>
      </w:r>
      <w:r w:rsidDel="00000000" w:rsidR="00000000" w:rsidRPr="00000000">
        <w:rPr>
          <w:rFonts w:ascii="Merriweather" w:cs="Merriweather" w:eastAsia="Merriweather" w:hAnsi="Merriweather"/>
          <w:color w:val="313537"/>
          <w:sz w:val="26"/>
          <w:szCs w:val="26"/>
          <w:highlight w:val="white"/>
          <w:rtl w:val="0"/>
        </w:rPr>
        <w:t xml:space="preserve"> It offers the </w:t>
      </w:r>
      <w:r w:rsidDel="00000000" w:rsidR="00000000" w:rsidRPr="00000000">
        <w:rPr>
          <w:rFonts w:ascii="Merriweather" w:cs="Merriweather" w:eastAsia="Merriweather" w:hAnsi="Merriweather"/>
          <w:b w:val="1"/>
          <w:color w:val="313537"/>
          <w:sz w:val="26"/>
          <w:szCs w:val="26"/>
          <w:highlight w:val="white"/>
          <w:rtl w:val="0"/>
        </w:rPr>
        <w:t xml:space="preserve">ability to collect data from many sources</w:t>
      </w:r>
      <w:r w:rsidDel="00000000" w:rsidR="00000000" w:rsidRPr="00000000">
        <w:rPr>
          <w:rFonts w:ascii="Merriweather" w:cs="Merriweather" w:eastAsia="Merriweather" w:hAnsi="Merriweather"/>
          <w:color w:val="313537"/>
          <w:sz w:val="26"/>
          <w:szCs w:val="26"/>
          <w:highlight w:val="white"/>
          <w:rtl w:val="0"/>
        </w:rPr>
        <w:t xml:space="preserve"> and </w:t>
      </w:r>
      <w:r w:rsidDel="00000000" w:rsidR="00000000" w:rsidRPr="00000000">
        <w:rPr>
          <w:rFonts w:ascii="Merriweather" w:cs="Merriweather" w:eastAsia="Merriweather" w:hAnsi="Merriweather"/>
          <w:b w:val="1"/>
          <w:color w:val="313537"/>
          <w:sz w:val="26"/>
          <w:szCs w:val="26"/>
          <w:highlight w:val="white"/>
          <w:rtl w:val="0"/>
        </w:rPr>
        <w:t xml:space="preserve">helps you to understand relationships and trends across your data.</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b w:val="1"/>
          <w:color w:val="313537"/>
          <w:sz w:val="26"/>
          <w:szCs w:val="26"/>
          <w:highlight w:val="white"/>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b w:val="1"/>
          <w:color w:val="313537"/>
          <w:sz w:val="26"/>
          <w:szCs w:val="26"/>
          <w:highlight w:val="white"/>
        </w:rPr>
      </w:pPr>
      <w:r w:rsidDel="00000000" w:rsidR="00000000" w:rsidRPr="00000000">
        <w:rPr>
          <w:rtl w:val="0"/>
        </w:rPr>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1180" w:firstLine="0"/>
        <w:rPr>
          <w:rFonts w:ascii="Merriweather" w:cs="Merriweather" w:eastAsia="Merriweather" w:hAnsi="Merriweather"/>
          <w:b w:val="1"/>
          <w:color w:val="313537"/>
          <w:sz w:val="34"/>
          <w:szCs w:val="34"/>
          <w:highlight w:val="white"/>
        </w:rPr>
      </w:pPr>
      <w:bookmarkStart w:colFirst="0" w:colLast="0" w:name="_6qtpjytxdfm9" w:id="14"/>
      <w:bookmarkEnd w:id="14"/>
      <w:r w:rsidDel="00000000" w:rsidR="00000000" w:rsidRPr="00000000">
        <w:rPr>
          <w:rFonts w:ascii="Merriweather" w:cs="Merriweather" w:eastAsia="Merriweather" w:hAnsi="Merriweather"/>
          <w:b w:val="1"/>
          <w:color w:val="313537"/>
          <w:sz w:val="34"/>
          <w:szCs w:val="34"/>
          <w:highlight w:val="white"/>
          <w:rtl w:val="0"/>
        </w:rPr>
        <w:t xml:space="preserve">AWS Database Migration Service (AWS DMS)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180" w:firstLine="0"/>
        <w:rPr>
          <w:rFonts w:ascii="Merriweather" w:cs="Merriweather" w:eastAsia="Merriweather" w:hAnsi="Merriweather"/>
          <w:b w:val="1"/>
          <w:color w:val="313537"/>
          <w:sz w:val="26"/>
          <w:szCs w:val="26"/>
          <w:highlight w:val="white"/>
        </w:rPr>
      </w:pPr>
      <w:hyperlink r:id="rId25">
        <w:r w:rsidDel="00000000" w:rsidR="00000000" w:rsidRPr="00000000">
          <w:rPr>
            <w:rFonts w:ascii="Merriweather" w:cs="Merriweather" w:eastAsia="Merriweather" w:hAnsi="Merriweather"/>
            <w:b w:val="1"/>
            <w:color w:val="1155cc"/>
            <w:sz w:val="26"/>
            <w:szCs w:val="26"/>
            <w:highlight w:val="white"/>
            <w:u w:val="single"/>
            <w:rtl w:val="0"/>
          </w:rPr>
          <w:t xml:space="preserve">AWS Database Migration Service (AWS DMS)</w:t>
        </w:r>
      </w:hyperlink>
      <w:r w:rsidDel="00000000" w:rsidR="00000000" w:rsidRPr="00000000">
        <w:rPr>
          <w:rFonts w:ascii="Merriweather" w:cs="Merriweather" w:eastAsia="Merriweather" w:hAnsi="Merriweather"/>
          <w:b w:val="1"/>
          <w:color w:val="313537"/>
          <w:sz w:val="26"/>
          <w:szCs w:val="26"/>
          <w:highlight w:val="white"/>
          <w:rtl w:val="0"/>
        </w:rPr>
        <w:t xml:space="preserve"> enables you to migrate relational databases, nonrelational databases, and other types of data stores . With AWS DMS, you move data between a source database and a target database. </w:t>
      </w:r>
      <w:hyperlink r:id="rId26">
        <w:r w:rsidDel="00000000" w:rsidR="00000000" w:rsidRPr="00000000">
          <w:rPr>
            <w:rFonts w:ascii="Merriweather" w:cs="Merriweather" w:eastAsia="Merriweather" w:hAnsi="Merriweather"/>
            <w:b w:val="1"/>
            <w:color w:val="1155cc"/>
            <w:sz w:val="26"/>
            <w:szCs w:val="26"/>
            <w:highlight w:val="white"/>
            <w:u w:val="single"/>
            <w:rtl w:val="0"/>
          </w:rPr>
          <w:t xml:space="preserve">The source and target databases</w:t>
        </w:r>
      </w:hyperlink>
      <w:r w:rsidDel="00000000" w:rsidR="00000000" w:rsidRPr="00000000">
        <w:rPr>
          <w:rFonts w:ascii="Merriweather" w:cs="Merriweather" w:eastAsia="Merriweather" w:hAnsi="Merriweather"/>
          <w:b w:val="1"/>
          <w:color w:val="313537"/>
          <w:sz w:val="26"/>
          <w:szCs w:val="26"/>
          <w:highlight w:val="white"/>
          <w:rtl w:val="0"/>
        </w:rPr>
        <w:t xml:space="preserve"> can be of the same type or different types. During the migration, your source database remains operational, reducing downtime for any applications that rely on the database. </w:t>
      </w:r>
    </w:p>
    <w:p w:rsidR="00000000" w:rsidDel="00000000" w:rsidP="00000000" w:rsidRDefault="00000000" w:rsidRPr="00000000" w14:paraId="000000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Merriweather" w:cs="Merriweather" w:eastAsia="Merriweather" w:hAnsi="Merriweather"/>
          <w:b w:val="1"/>
          <w:color w:val="2d363a"/>
          <w:sz w:val="46"/>
          <w:szCs w:val="46"/>
          <w:highlight w:val="white"/>
        </w:rPr>
      </w:pPr>
      <w:bookmarkStart w:colFirst="0" w:colLast="0" w:name="_y3yaiu1y69a6" w:id="15"/>
      <w:bookmarkEnd w:id="15"/>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Merriweather" w:cs="Merriweather" w:eastAsia="Merriweather" w:hAnsi="Merriweather"/>
          <w:b w:val="1"/>
          <w:color w:val="2d363a"/>
          <w:sz w:val="46"/>
          <w:szCs w:val="46"/>
          <w:highlight w:val="white"/>
        </w:rPr>
      </w:pPr>
      <w:bookmarkStart w:colFirst="0" w:colLast="0" w:name="_tj6dj8x477cf" w:id="16"/>
      <w:bookmarkEnd w:id="16"/>
      <w:r w:rsidDel="00000000" w:rsidR="00000000" w:rsidRPr="00000000">
        <w:rPr>
          <w:rtl w:val="0"/>
        </w:rPr>
      </w:r>
    </w:p>
    <w:p w:rsidR="00000000" w:rsidDel="00000000" w:rsidP="00000000" w:rsidRDefault="00000000" w:rsidRPr="00000000" w14:paraId="000000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Merriweather" w:cs="Merriweather" w:eastAsia="Merriweather" w:hAnsi="Merriweather"/>
          <w:b w:val="1"/>
          <w:color w:val="2d363a"/>
          <w:sz w:val="46"/>
          <w:szCs w:val="46"/>
          <w:highlight w:val="white"/>
        </w:rPr>
      </w:pPr>
      <w:bookmarkStart w:colFirst="0" w:colLast="0" w:name="_cnv4yn9tafi" w:id="17"/>
      <w:bookmarkEnd w:id="17"/>
      <w:r w:rsidDel="00000000" w:rsidR="00000000" w:rsidRPr="00000000">
        <w:rPr>
          <w:rFonts w:ascii="Merriweather" w:cs="Merriweather" w:eastAsia="Merriweather" w:hAnsi="Merriweather"/>
          <w:b w:val="1"/>
          <w:color w:val="2d363a"/>
          <w:sz w:val="46"/>
          <w:szCs w:val="46"/>
          <w:highlight w:val="white"/>
          <w:rtl w:val="0"/>
        </w:rPr>
        <w:t xml:space="preserve">Additional database services</w:t>
      </w:r>
    </w:p>
    <w:p w:rsidR="00000000" w:rsidDel="00000000" w:rsidP="00000000" w:rsidRDefault="00000000" w:rsidRPr="00000000" w14:paraId="0000007C">
      <w:pPr>
        <w:numPr>
          <w:ilvl w:val="0"/>
          <w:numId w:val="26"/>
        </w:numPr>
        <w:spacing w:line="480" w:lineRule="auto"/>
        <w:ind w:left="720" w:hanging="360"/>
        <w:rPr>
          <w:sz w:val="24"/>
          <w:szCs w:val="24"/>
          <w:highlight w:val="white"/>
          <w:u w:val="none"/>
        </w:rPr>
      </w:pPr>
      <w:hyperlink r:id="rId27">
        <w:r w:rsidDel="00000000" w:rsidR="00000000" w:rsidRPr="00000000">
          <w:rPr>
            <w:b w:val="1"/>
            <w:color w:val="1155cc"/>
            <w:sz w:val="24"/>
            <w:szCs w:val="24"/>
            <w:highlight w:val="white"/>
            <w:u w:val="single"/>
            <w:rtl w:val="0"/>
          </w:rPr>
          <w:t xml:space="preserve">Amazon DocumentDB</w:t>
        </w:r>
      </w:hyperlink>
      <w:r w:rsidDel="00000000" w:rsidR="00000000" w:rsidRPr="00000000">
        <w:rPr>
          <w:color w:val="313537"/>
          <w:sz w:val="24"/>
          <w:szCs w:val="24"/>
          <w:highlight w:val="white"/>
          <w:rtl w:val="0"/>
        </w:rPr>
        <w:t xml:space="preserve"> is a</w:t>
      </w:r>
      <w:r w:rsidDel="00000000" w:rsidR="00000000" w:rsidRPr="00000000">
        <w:rPr>
          <w:b w:val="1"/>
          <w:color w:val="313537"/>
          <w:sz w:val="24"/>
          <w:szCs w:val="24"/>
          <w:highlight w:val="white"/>
          <w:rtl w:val="0"/>
        </w:rPr>
        <w:t xml:space="preserve"> document database </w:t>
      </w:r>
      <w:r w:rsidDel="00000000" w:rsidR="00000000" w:rsidRPr="00000000">
        <w:rPr>
          <w:color w:val="313537"/>
          <w:sz w:val="24"/>
          <w:szCs w:val="24"/>
          <w:highlight w:val="white"/>
          <w:rtl w:val="0"/>
        </w:rPr>
        <w:t xml:space="preserve">service that supports MongoDB workloads. (MongoDB is a document database program.)</w:t>
      </w:r>
    </w:p>
    <w:p w:rsidR="00000000" w:rsidDel="00000000" w:rsidP="00000000" w:rsidRDefault="00000000" w:rsidRPr="00000000" w14:paraId="0000007D">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rPr>
      </w:pPr>
      <w:hyperlink r:id="rId28">
        <w:r w:rsidDel="00000000" w:rsidR="00000000" w:rsidRPr="00000000">
          <w:rPr>
            <w:b w:val="1"/>
            <w:color w:val="1155cc"/>
            <w:sz w:val="24"/>
            <w:szCs w:val="24"/>
            <w:highlight w:val="white"/>
            <w:u w:val="single"/>
            <w:rtl w:val="0"/>
          </w:rPr>
          <w:t xml:space="preserve">Amazon Neptune</w:t>
        </w:r>
      </w:hyperlink>
      <w:r w:rsidDel="00000000" w:rsidR="00000000" w:rsidRPr="00000000">
        <w:rPr>
          <w:color w:val="313537"/>
          <w:sz w:val="24"/>
          <w:szCs w:val="24"/>
          <w:highlight w:val="white"/>
          <w:rtl w:val="0"/>
        </w:rPr>
        <w:t xml:space="preserve"> is a </w:t>
      </w:r>
      <w:r w:rsidDel="00000000" w:rsidR="00000000" w:rsidRPr="00000000">
        <w:rPr>
          <w:b w:val="1"/>
          <w:color w:val="313537"/>
          <w:sz w:val="24"/>
          <w:szCs w:val="24"/>
          <w:highlight w:val="white"/>
          <w:rtl w:val="0"/>
        </w:rPr>
        <w:t xml:space="preserve">graph database service.</w:t>
      </w:r>
      <w:r w:rsidDel="00000000" w:rsidR="00000000" w:rsidRPr="00000000">
        <w:rPr>
          <w:color w:val="313537"/>
          <w:sz w:val="24"/>
          <w:szCs w:val="24"/>
          <w:highlight w:val="white"/>
          <w:rtl w:val="0"/>
        </w:rPr>
        <w:t xml:space="preserve"> You can use Amazon Neptune to build and run applications that work with highly connected datasets, such as recommendation </w:t>
      </w:r>
      <w:r w:rsidDel="00000000" w:rsidR="00000000" w:rsidRPr="00000000">
        <w:rPr>
          <w:b w:val="1"/>
          <w:color w:val="313537"/>
          <w:sz w:val="24"/>
          <w:szCs w:val="24"/>
          <w:highlight w:val="white"/>
          <w:rtl w:val="0"/>
        </w:rPr>
        <w:t xml:space="preserve">engines, fraud detection, and knowledge graphs.</w:t>
      </w:r>
    </w:p>
    <w:p w:rsidR="00000000" w:rsidDel="00000000" w:rsidP="00000000" w:rsidRDefault="00000000" w:rsidRPr="00000000" w14:paraId="0000007E">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rPr>
      </w:pPr>
      <w:hyperlink r:id="rId29">
        <w:r w:rsidDel="00000000" w:rsidR="00000000" w:rsidRPr="00000000">
          <w:rPr>
            <w:b w:val="1"/>
            <w:color w:val="1155cc"/>
            <w:sz w:val="24"/>
            <w:szCs w:val="24"/>
            <w:highlight w:val="white"/>
            <w:u w:val="single"/>
            <w:rtl w:val="0"/>
          </w:rPr>
          <w:t xml:space="preserve">Amazon Quantum Ledger Database (Amazon QLDB)</w:t>
        </w:r>
      </w:hyperlink>
      <w:r w:rsidDel="00000000" w:rsidR="00000000" w:rsidRPr="00000000">
        <w:rPr>
          <w:color w:val="313537"/>
          <w:sz w:val="24"/>
          <w:szCs w:val="24"/>
          <w:highlight w:val="white"/>
          <w:rtl w:val="0"/>
        </w:rPr>
        <w:t xml:space="preserve"> is a ledger database service. You can use Amazon QLDB to review a complete history of all the changes that have been made to your application data.</w:t>
      </w:r>
    </w:p>
    <w:p w:rsidR="00000000" w:rsidDel="00000000" w:rsidP="00000000" w:rsidRDefault="00000000" w:rsidRPr="00000000" w14:paraId="0000007F">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rPr>
      </w:pPr>
      <w:hyperlink r:id="rId30">
        <w:r w:rsidDel="00000000" w:rsidR="00000000" w:rsidRPr="00000000">
          <w:rPr>
            <w:b w:val="1"/>
            <w:color w:val="1155cc"/>
            <w:sz w:val="24"/>
            <w:szCs w:val="24"/>
            <w:highlight w:val="white"/>
            <w:u w:val="single"/>
            <w:rtl w:val="0"/>
          </w:rPr>
          <w:t xml:space="preserve">Amazon Managed Blockchain</w:t>
        </w:r>
      </w:hyperlink>
      <w:r w:rsidDel="00000000" w:rsidR="00000000" w:rsidRPr="00000000">
        <w:rPr>
          <w:color w:val="313537"/>
          <w:sz w:val="24"/>
          <w:szCs w:val="24"/>
          <w:highlight w:val="white"/>
          <w:rtl w:val="0"/>
        </w:rPr>
        <w:t xml:space="preserve"> is a service that you can use to create and </w:t>
      </w:r>
      <w:r w:rsidDel="00000000" w:rsidR="00000000" w:rsidRPr="00000000">
        <w:rPr>
          <w:b w:val="1"/>
          <w:color w:val="313537"/>
          <w:sz w:val="24"/>
          <w:szCs w:val="24"/>
          <w:highlight w:val="white"/>
          <w:rtl w:val="0"/>
        </w:rPr>
        <w:t xml:space="preserve">manage blockchain networks with open-source frameworks. </w:t>
      </w:r>
      <w:del w:author="Mandeep Singh" w:id="0" w:date="2020-12-26T11:05:27Z">
        <w:r w:rsidDel="00000000" w:rsidR="00000000" w:rsidRPr="00000000">
          <w:fldChar w:fldCharType="begin"/>
        </w:r>
        <w:r w:rsidDel="00000000" w:rsidR="00000000" w:rsidRPr="00000000">
          <w:delInstrText xml:space="preserve">HYPERLINK "https://aws.amazon.com/managed-blockchain"</w:delInstrText>
        </w:r>
        <w:r w:rsidDel="00000000" w:rsidR="00000000" w:rsidRPr="00000000">
          <w:fldChar w:fldCharType="separate"/>
        </w:r>
        <w:r w:rsidDel="00000000" w:rsidR="00000000" w:rsidRPr="00000000">
          <w:rPr>
            <w:b w:val="1"/>
            <w:color w:val="1155cc"/>
            <w:sz w:val="24"/>
            <w:szCs w:val="24"/>
            <w:highlight w:val="white"/>
            <w:u w:val="single"/>
            <w:rtl w:val="0"/>
          </w:rPr>
          <w:delText xml:space="preserve">Amazon Managed Blockchain</w:delText>
        </w:r>
        <w:r w:rsidDel="00000000" w:rsidR="00000000" w:rsidRPr="00000000">
          <w:fldChar w:fldCharType="end"/>
        </w:r>
      </w:del>
      <w:ins w:author="Mandeep Singh" w:id="0" w:date="2020-12-26T11:05:27Z">
        <w:r w:rsidDel="00000000" w:rsidR="00000000" w:rsidRPr="00000000">
          <w:rPr>
            <w:b w:val="1"/>
            <w:color w:val="313537"/>
            <w:sz w:val="24"/>
            <w:szCs w:val="24"/>
            <w:highlight w:val="white"/>
            <w:rtl w:val="0"/>
          </w:rPr>
          <w:t xml:space="preserve">Amazon Managed Blockchain</w:t>
        </w:r>
      </w:ins>
      <w:r w:rsidDel="00000000" w:rsidR="00000000" w:rsidRPr="00000000">
        <w:rPr>
          <w:color w:val="313537"/>
          <w:sz w:val="24"/>
          <w:szCs w:val="24"/>
          <w:highlight w:val="white"/>
          <w:rtl w:val="0"/>
        </w:rPr>
        <w:t xml:space="preserve"> is a service that you can use to create and manage blockchain networks with open-source frameworks. Blockchain is a distributed ledger system that lets multiple parties run transactions and share data without a central authority.</w:t>
      </w:r>
    </w:p>
    <w:p w:rsidR="00000000" w:rsidDel="00000000" w:rsidP="00000000" w:rsidRDefault="00000000" w:rsidRPr="00000000" w14:paraId="00000080">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rPr>
      </w:pPr>
      <w:hyperlink r:id="rId31">
        <w:r w:rsidDel="00000000" w:rsidR="00000000" w:rsidRPr="00000000">
          <w:rPr>
            <w:b w:val="1"/>
            <w:color w:val="1155cc"/>
            <w:sz w:val="24"/>
            <w:szCs w:val="24"/>
            <w:highlight w:val="white"/>
            <w:u w:val="single"/>
            <w:rtl w:val="0"/>
          </w:rPr>
          <w:t xml:space="preserve">Amazon ElastiCache</w:t>
        </w:r>
      </w:hyperlink>
      <w:r w:rsidDel="00000000" w:rsidR="00000000" w:rsidRPr="00000000">
        <w:rPr>
          <w:color w:val="313537"/>
          <w:sz w:val="24"/>
          <w:szCs w:val="24"/>
          <w:highlight w:val="white"/>
          <w:rtl w:val="0"/>
        </w:rPr>
        <w:t xml:space="preserve"> is a service that</w:t>
      </w:r>
      <w:r w:rsidDel="00000000" w:rsidR="00000000" w:rsidRPr="00000000">
        <w:rPr>
          <w:b w:val="1"/>
          <w:color w:val="313537"/>
          <w:sz w:val="24"/>
          <w:szCs w:val="24"/>
          <w:highlight w:val="white"/>
          <w:rtl w:val="0"/>
        </w:rPr>
        <w:t xml:space="preserve"> adds caching layers o</w:t>
      </w:r>
      <w:r w:rsidDel="00000000" w:rsidR="00000000" w:rsidRPr="00000000">
        <w:rPr>
          <w:color w:val="313537"/>
          <w:sz w:val="24"/>
          <w:szCs w:val="24"/>
          <w:highlight w:val="white"/>
          <w:rtl w:val="0"/>
        </w:rPr>
        <w:t xml:space="preserve">n top of your databases to help improve the read times of common requests. It supports two types of data stores: Redis and Memcached.</w:t>
      </w:r>
    </w:p>
    <w:p w:rsidR="00000000" w:rsidDel="00000000" w:rsidP="00000000" w:rsidRDefault="00000000" w:rsidRPr="00000000" w14:paraId="00000081">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rPr>
      </w:pPr>
      <w:hyperlink r:id="rId32">
        <w:r w:rsidDel="00000000" w:rsidR="00000000" w:rsidRPr="00000000">
          <w:rPr>
            <w:b w:val="1"/>
            <w:color w:val="1155cc"/>
            <w:sz w:val="24"/>
            <w:szCs w:val="24"/>
            <w:highlight w:val="white"/>
            <w:u w:val="single"/>
            <w:rtl w:val="0"/>
          </w:rPr>
          <w:t xml:space="preserve">Amazon DynamoDB Accelerator (DAX)</w:t>
        </w:r>
      </w:hyperlink>
      <w:r w:rsidDel="00000000" w:rsidR="00000000" w:rsidRPr="00000000">
        <w:rPr>
          <w:color w:val="313537"/>
          <w:sz w:val="24"/>
          <w:szCs w:val="24"/>
          <w:highlight w:val="white"/>
          <w:rtl w:val="0"/>
        </w:rPr>
        <w:t xml:space="preserve"> is an</w:t>
      </w:r>
      <w:r w:rsidDel="00000000" w:rsidR="00000000" w:rsidRPr="00000000">
        <w:rPr>
          <w:b w:val="1"/>
          <w:color w:val="313537"/>
          <w:sz w:val="24"/>
          <w:szCs w:val="24"/>
          <w:highlight w:val="white"/>
          <w:rtl w:val="0"/>
        </w:rPr>
        <w:t xml:space="preserve"> in-memory cache for DynamoDB.</w:t>
      </w:r>
      <w:r w:rsidDel="00000000" w:rsidR="00000000" w:rsidRPr="00000000">
        <w:rPr>
          <w:color w:val="313537"/>
          <w:sz w:val="24"/>
          <w:szCs w:val="24"/>
          <w:highlight w:val="white"/>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color w:val="313537"/>
          <w:sz w:val="24"/>
          <w:szCs w:val="24"/>
          <w:highlight w:val="white"/>
        </w:rPr>
      </w:pPr>
      <w:r w:rsidDel="00000000" w:rsidR="00000000" w:rsidRPr="00000000">
        <w:rPr>
          <w:color w:val="313537"/>
          <w:sz w:val="24"/>
          <w:szCs w:val="24"/>
          <w:highlight w:val="white"/>
          <w:rtl w:val="0"/>
        </w:rPr>
        <w:t xml:space="preserve">It helps improve response times from single-digit milliseconds to microseconds.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color w:val="313537"/>
          <w:sz w:val="24"/>
          <w:szCs w:val="24"/>
          <w:highlight w:val="white"/>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color w:val="313537"/>
          <w:sz w:val="24"/>
          <w:szCs w:val="24"/>
          <w:highlight w:val="white"/>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color w:val="313537"/>
          <w:sz w:val="24"/>
          <w:szCs w:val="24"/>
          <w:highlight w:val="white"/>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color w:val="313537"/>
          <w:sz w:val="24"/>
          <w:szCs w:val="24"/>
          <w:highlight w:val="white"/>
        </w:rPr>
      </w:pPr>
      <w:r w:rsidDel="00000000" w:rsidR="00000000" w:rsidRPr="00000000">
        <w:rPr>
          <w:b w:val="1"/>
          <w:color w:val="2d363a"/>
          <w:sz w:val="63"/>
          <w:szCs w:val="63"/>
          <w:highlight w:val="white"/>
          <w:rtl w:val="0"/>
        </w:rPr>
        <w:t xml:space="preserve">Shared responsibility model</w:t>
      </w:r>
      <w:r w:rsidDel="00000000" w:rsidR="00000000" w:rsidRPr="00000000">
        <w:rPr>
          <w:rtl w:val="0"/>
        </w:rPr>
      </w:r>
    </w:p>
    <w:p w:rsidR="00000000" w:rsidDel="00000000" w:rsidP="00000000" w:rsidRDefault="00000000" w:rsidRPr="00000000" w14:paraId="00000087">
      <w:pPr>
        <w:ind w:left="0" w:firstLine="0"/>
        <w:rPr>
          <w:color w:val="313537"/>
          <w:sz w:val="24"/>
          <w:szCs w:val="24"/>
          <w:highlight w:val="white"/>
        </w:rPr>
      </w:pPr>
      <w:r w:rsidDel="00000000" w:rsidR="00000000" w:rsidRPr="00000000">
        <w:rPr>
          <w:rtl w:val="0"/>
        </w:rPr>
      </w:r>
    </w:p>
    <w:p w:rsidR="00000000" w:rsidDel="00000000" w:rsidP="00000000" w:rsidRDefault="00000000" w:rsidRPr="00000000" w14:paraId="00000088">
      <w:pPr>
        <w:spacing w:line="480" w:lineRule="auto"/>
        <w:ind w:left="720" w:firstLine="0"/>
        <w:rPr>
          <w:color w:val="313537"/>
          <w:sz w:val="24"/>
          <w:szCs w:val="24"/>
          <w:highlight w:val="white"/>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180" w:firstLine="0"/>
        <w:rPr>
          <w:rFonts w:ascii="Merriweather" w:cs="Merriweather" w:eastAsia="Merriweather" w:hAnsi="Merriweather"/>
          <w:b w:val="1"/>
          <w:color w:val="313537"/>
          <w:sz w:val="48"/>
          <w:szCs w:val="48"/>
          <w:highlight w:val="white"/>
        </w:rPr>
      </w:pPr>
      <w:r w:rsidDel="00000000" w:rsidR="00000000" w:rsidRPr="00000000">
        <w:rPr>
          <w:rFonts w:ascii="Merriweather" w:cs="Merriweather" w:eastAsia="Merriweather" w:hAnsi="Merriweather"/>
          <w:b w:val="1"/>
          <w:color w:val="313537"/>
          <w:sz w:val="48"/>
          <w:szCs w:val="48"/>
          <w:highlight w:val="white"/>
        </w:rPr>
        <w:drawing>
          <wp:inline distB="114300" distT="114300" distL="114300" distR="114300">
            <wp:extent cx="5943600" cy="2941737"/>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9417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b w:val="1"/>
          <w:color w:val="313537"/>
          <w:sz w:val="26"/>
          <w:szCs w:val="26"/>
          <w:highlight w:val="white"/>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color w:val="313537"/>
          <w:sz w:val="26"/>
          <w:szCs w:val="26"/>
          <w:highlight w:val="white"/>
        </w:rPr>
      </w:pPr>
      <w:r w:rsidDel="00000000" w:rsidR="00000000" w:rsidRPr="00000000">
        <w:rPr>
          <w:rFonts w:ascii="Merriweather" w:cs="Merriweather" w:eastAsia="Merriweather" w:hAnsi="Merriweather"/>
          <w:b w:val="1"/>
          <w:color w:val="313537"/>
          <w:sz w:val="26"/>
          <w:szCs w:val="26"/>
          <w:highlight w:val="white"/>
          <w:rtl w:val="0"/>
        </w:rPr>
        <w:t xml:space="preserve">The shared responsibility model divides into customer responsibilities (commonly referred to as “security in the cloud”) and AWS responsibilities (commonly referred to as “security of the cloud”).</w:t>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b w:val="1"/>
          <w:color w:val="313537"/>
          <w:sz w:val="26"/>
          <w:szCs w:val="26"/>
          <w:highlight w:val="white"/>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720" w:firstLine="0"/>
        <w:rPr>
          <w:rFonts w:ascii="Merriweather" w:cs="Merriweather" w:eastAsia="Merriweather" w:hAnsi="Merriweather"/>
          <w:b w:val="1"/>
          <w:color w:val="313537"/>
          <w:sz w:val="34"/>
          <w:szCs w:val="34"/>
          <w:highlight w:val="white"/>
        </w:rPr>
      </w:pPr>
      <w:r w:rsidDel="00000000" w:rsidR="00000000" w:rsidRPr="00000000">
        <w:rPr>
          <w:rFonts w:ascii="Merriweather" w:cs="Merriweather" w:eastAsia="Merriweather" w:hAnsi="Merriweather"/>
          <w:b w:val="1"/>
          <w:color w:val="282828"/>
          <w:sz w:val="33"/>
          <w:szCs w:val="33"/>
          <w:highlight w:val="white"/>
          <w:rtl w:val="0"/>
        </w:rPr>
        <w:t xml:space="preserve">Customers: Security in the cloud</w: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b w:val="1"/>
          <w:color w:val="313537"/>
          <w:sz w:val="28"/>
          <w:szCs w:val="28"/>
          <w:highlight w:val="white"/>
        </w:rPr>
      </w:pPr>
      <w:r w:rsidDel="00000000" w:rsidR="00000000" w:rsidRPr="00000000">
        <w:rPr>
          <w:rFonts w:ascii="Cabin Condensed" w:cs="Cabin Condensed" w:eastAsia="Cabin Condensed" w:hAnsi="Cabin Condensed"/>
          <w:color w:val="313537"/>
          <w:sz w:val="28"/>
          <w:szCs w:val="28"/>
          <w:highlight w:val="white"/>
          <w:rtl w:val="0"/>
        </w:rPr>
        <w:t xml:space="preserve">You are responsible for managing security requirements for your content, including which content you choose to store on AWS, which AWS services</w:t>
      </w:r>
      <w:r w:rsidDel="00000000" w:rsidR="00000000" w:rsidRPr="00000000">
        <w:rPr>
          <w:rFonts w:ascii="Cabin Condensed" w:cs="Cabin Condensed" w:eastAsia="Cabin Condensed" w:hAnsi="Cabin Condensed"/>
          <w:b w:val="1"/>
          <w:color w:val="313537"/>
          <w:sz w:val="28"/>
          <w:szCs w:val="28"/>
          <w:highlight w:val="white"/>
          <w:rtl w:val="0"/>
        </w:rPr>
        <w:t xml:space="preserve"> you use, and who has access to that content. You also control how access rights are granted, managed, and revoked.</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ind w:left="720" w:firstLine="0"/>
        <w:rPr>
          <w:rFonts w:ascii="Cabin Condensed" w:cs="Cabin Condensed" w:eastAsia="Cabin Condensed" w:hAnsi="Cabin Condensed"/>
          <w:b w:val="1"/>
          <w:color w:val="282828"/>
          <w:sz w:val="31"/>
          <w:szCs w:val="31"/>
          <w:highlight w:val="white"/>
        </w:rPr>
      </w:pPr>
      <w:r w:rsidDel="00000000" w:rsidR="00000000" w:rsidRPr="00000000">
        <w:rPr>
          <w:rFonts w:ascii="Cabin Condensed" w:cs="Cabin Condensed" w:eastAsia="Cabin Condensed" w:hAnsi="Cabin Condensed"/>
          <w:b w:val="1"/>
          <w:color w:val="282828"/>
          <w:sz w:val="31"/>
          <w:szCs w:val="31"/>
          <w:highlight w:val="white"/>
          <w:rtl w:val="0"/>
        </w:rPr>
        <w:t xml:space="preserve">AWS: Security of the cloud</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720" w:firstLine="0"/>
        <w:rPr>
          <w:rFonts w:ascii="Cabin Condensed" w:cs="Cabin Condensed" w:eastAsia="Cabin Condensed" w:hAnsi="Cabin Condensed"/>
          <w:b w:val="1"/>
          <w:color w:val="313537"/>
          <w:sz w:val="24"/>
          <w:szCs w:val="24"/>
          <w:highlight w:val="white"/>
        </w:rPr>
      </w:pPr>
      <w:r w:rsidDel="00000000" w:rsidR="00000000" w:rsidRPr="00000000">
        <w:rPr>
          <w:rFonts w:ascii="Cabin Condensed" w:cs="Cabin Condensed" w:eastAsia="Cabin Condensed" w:hAnsi="Cabin Condensed"/>
          <w:color w:val="313537"/>
          <w:sz w:val="28"/>
          <w:szCs w:val="28"/>
          <w:highlight w:val="white"/>
          <w:rtl w:val="0"/>
        </w:rPr>
        <w:t xml:space="preserve">AWS is responsible for </w:t>
      </w:r>
      <w:r w:rsidDel="00000000" w:rsidR="00000000" w:rsidRPr="00000000">
        <w:rPr>
          <w:rFonts w:ascii="Cabin Condensed" w:cs="Cabin Condensed" w:eastAsia="Cabin Condensed" w:hAnsi="Cabin Condensed"/>
          <w:b w:val="1"/>
          <w:color w:val="313537"/>
          <w:sz w:val="28"/>
          <w:szCs w:val="28"/>
          <w:highlight w:val="white"/>
          <w:rtl w:val="0"/>
        </w:rPr>
        <w:t xml:space="preserve">security </w:t>
      </w:r>
      <w:r w:rsidDel="00000000" w:rsidR="00000000" w:rsidRPr="00000000">
        <w:rPr>
          <w:rFonts w:ascii="Cabin Condensed" w:cs="Cabin Condensed" w:eastAsia="Cabin Condensed" w:hAnsi="Cabin Condensed"/>
          <w:b w:val="1"/>
          <w:i w:val="1"/>
          <w:color w:val="313537"/>
          <w:sz w:val="28"/>
          <w:szCs w:val="28"/>
          <w:highlight w:val="white"/>
          <w:rtl w:val="0"/>
        </w:rPr>
        <w:t xml:space="preserve">of </w:t>
      </w:r>
      <w:r w:rsidDel="00000000" w:rsidR="00000000" w:rsidRPr="00000000">
        <w:rPr>
          <w:rFonts w:ascii="Cabin Condensed" w:cs="Cabin Condensed" w:eastAsia="Cabin Condensed" w:hAnsi="Cabin Condensed"/>
          <w:b w:val="1"/>
          <w:color w:val="313537"/>
          <w:sz w:val="28"/>
          <w:szCs w:val="28"/>
          <w:highlight w:val="white"/>
          <w:rtl w:val="0"/>
        </w:rPr>
        <w:t xml:space="preserve">the cloud</w:t>
      </w:r>
      <w:r w:rsidDel="00000000" w:rsidR="00000000" w:rsidRPr="00000000">
        <w:rPr>
          <w:rFonts w:ascii="Cabin Condensed" w:cs="Cabin Condensed" w:eastAsia="Cabin Condensed" w:hAnsi="Cabin Condensed"/>
          <w:color w:val="313537"/>
          <w:sz w:val="28"/>
          <w:szCs w:val="28"/>
          <w:highlight w:val="white"/>
          <w:rtl w:val="0"/>
        </w:rPr>
        <w:t xml:space="preserve">.</w:t>
      </w:r>
      <w:r w:rsidDel="00000000" w:rsidR="00000000" w:rsidRPr="00000000">
        <w:rPr>
          <w:rFonts w:ascii="Cabin Condensed" w:cs="Cabin Condensed" w:eastAsia="Cabin Condensed" w:hAnsi="Cabin Condensed"/>
          <w:b w:val="1"/>
          <w:color w:val="313537"/>
          <w:sz w:val="28"/>
          <w:szCs w:val="28"/>
          <w:highlight w:val="white"/>
          <w:rtl w:val="0"/>
        </w:rPr>
        <w:t xml:space="preserve">Physical security of data centers,Hardware and software infrastructure,Network infrastructure, Virtualization infrastructure.</w:t>
      </w:r>
      <w:r w:rsidDel="00000000" w:rsidR="00000000" w:rsidRPr="00000000">
        <w:rPr>
          <w:rFonts w:ascii="Cabin Condensed" w:cs="Cabin Condensed" w:eastAsia="Cabin Condensed" w:hAnsi="Cabin Condensed"/>
          <w:color w:val="313537"/>
          <w:sz w:val="30"/>
          <w:szCs w:val="30"/>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AWS is responsible for</w:t>
      </w:r>
      <w:r w:rsidDel="00000000" w:rsidR="00000000" w:rsidRPr="00000000">
        <w:rPr>
          <w:rFonts w:ascii="Cabin Condensed" w:cs="Cabin Condensed" w:eastAsia="Cabin Condensed" w:hAnsi="Cabin Condensed"/>
          <w:b w:val="1"/>
          <w:color w:val="313537"/>
          <w:sz w:val="26"/>
          <w:szCs w:val="26"/>
          <w:highlight w:val="white"/>
          <w:rtl w:val="0"/>
        </w:rPr>
        <w:t xml:space="preserve"> protecting the global infrastructure t</w:t>
      </w:r>
      <w:r w:rsidDel="00000000" w:rsidR="00000000" w:rsidRPr="00000000">
        <w:rPr>
          <w:rFonts w:ascii="Cabin Condensed" w:cs="Cabin Condensed" w:eastAsia="Cabin Condensed" w:hAnsi="Cabin Condensed"/>
          <w:color w:val="313537"/>
          <w:sz w:val="26"/>
          <w:szCs w:val="26"/>
          <w:highlight w:val="white"/>
          <w:rtl w:val="0"/>
        </w:rPr>
        <w:t xml:space="preserve">hat runs all of the services offered in the AWS Cloud</w:t>
      </w:r>
      <w:r w:rsidDel="00000000" w:rsidR="00000000" w:rsidRPr="00000000">
        <w:rPr>
          <w:rFonts w:ascii="Cabin Condensed" w:cs="Cabin Condensed" w:eastAsia="Cabin Condensed" w:hAnsi="Cabin Condensed"/>
          <w:b w:val="1"/>
          <w:color w:val="313537"/>
          <w:sz w:val="24"/>
          <w:szCs w:val="24"/>
          <w:highlight w:val="white"/>
          <w:rtl w:val="0"/>
        </w:rPr>
        <w:t xml:space="preserve">. </w:t>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l07b5g7c1w6k" w:id="18"/>
      <w:bookmarkEnd w:id="18"/>
      <w:r w:rsidDel="00000000" w:rsidR="00000000" w:rsidRPr="00000000">
        <w:rPr>
          <w:rFonts w:ascii="Cabin Condensed" w:cs="Cabin Condensed" w:eastAsia="Cabin Condensed" w:hAnsi="Cabin Condensed"/>
          <w:b w:val="1"/>
          <w:color w:val="2d363a"/>
          <w:sz w:val="46"/>
          <w:szCs w:val="46"/>
          <w:highlight w:val="white"/>
          <w:rtl w:val="0"/>
        </w:rPr>
        <w:t xml:space="preserve">User permissions and access</w:t>
      </w:r>
    </w:p>
    <w:p w:rsidR="00000000" w:rsidDel="00000000" w:rsidP="00000000" w:rsidRDefault="00000000" w:rsidRPr="00000000" w14:paraId="00000092">
      <w:pPr>
        <w:numPr>
          <w:ilvl w:val="0"/>
          <w:numId w:val="3"/>
        </w:numPr>
        <w:spacing w:line="480" w:lineRule="auto"/>
        <w:ind w:left="720" w:hanging="360"/>
        <w:rPr>
          <w:u w:val="none"/>
        </w:rPr>
      </w:pPr>
      <w:hyperlink r:id="rId34">
        <w:r w:rsidDel="00000000" w:rsidR="00000000" w:rsidRPr="00000000">
          <w:rPr>
            <w:b w:val="1"/>
            <w:color w:val="1155cc"/>
            <w:sz w:val="30"/>
            <w:szCs w:val="30"/>
            <w:highlight w:val="white"/>
            <w:u w:val="single"/>
            <w:rtl w:val="0"/>
          </w:rPr>
          <w:t xml:space="preserve">AWS Identity and Access Management (IAM)</w:t>
        </w:r>
      </w:hyperlink>
      <w:r w:rsidDel="00000000" w:rsidR="00000000" w:rsidRPr="00000000">
        <w:rPr>
          <w:b w:val="1"/>
          <w:color w:val="313537"/>
          <w:sz w:val="30"/>
          <w:szCs w:val="30"/>
          <w:highlight w:val="white"/>
          <w:rtl w:val="0"/>
        </w:rPr>
        <w:t xml:space="preserve"> </w:t>
      </w:r>
      <w:r w:rsidDel="00000000" w:rsidR="00000000" w:rsidRPr="00000000">
        <w:rPr>
          <w:color w:val="313537"/>
          <w:sz w:val="26"/>
          <w:szCs w:val="26"/>
          <w:highlight w:val="white"/>
          <w:rtl w:val="0"/>
        </w:rPr>
        <w:t xml:space="preserve">enables you to </w:t>
      </w:r>
      <w:r w:rsidDel="00000000" w:rsidR="00000000" w:rsidRPr="00000000">
        <w:rPr>
          <w:b w:val="1"/>
          <w:color w:val="313537"/>
          <w:sz w:val="28"/>
          <w:szCs w:val="28"/>
          <w:highlight w:val="white"/>
          <w:rtl w:val="0"/>
        </w:rPr>
        <w:t xml:space="preserve">manage access to AWS services and resources securely</w:t>
      </w:r>
      <w:r w:rsidDel="00000000" w:rsidR="00000000" w:rsidRPr="00000000">
        <w:rPr>
          <w:color w:val="313537"/>
          <w:sz w:val="26"/>
          <w:szCs w:val="26"/>
          <w:highlight w:val="white"/>
          <w:rtl w:val="0"/>
        </w:rPr>
        <w:t xml:space="preserve">.</w:t>
      </w:r>
      <w:r w:rsidDel="00000000" w:rsidR="00000000" w:rsidRPr="00000000">
        <w:rPr>
          <w:rFonts w:ascii="Cabin Condensed" w:cs="Cabin Condensed" w:eastAsia="Cabin Condensed" w:hAnsi="Cabin Condensed"/>
          <w:color w:val="313537"/>
          <w:sz w:val="24"/>
          <w:szCs w:val="24"/>
          <w:highlight w:val="white"/>
          <w:rtl w:val="0"/>
        </w:rPr>
        <w:t xml:space="preserve"> IAM gives you </w:t>
      </w:r>
      <w:r w:rsidDel="00000000" w:rsidR="00000000" w:rsidRPr="00000000">
        <w:rPr>
          <w:rFonts w:ascii="Cabin Condensed" w:cs="Cabin Condensed" w:eastAsia="Cabin Condensed" w:hAnsi="Cabin Condensed"/>
          <w:b w:val="1"/>
          <w:color w:val="313537"/>
          <w:sz w:val="24"/>
          <w:szCs w:val="24"/>
          <w:highlight w:val="white"/>
          <w:rtl w:val="0"/>
        </w:rPr>
        <w:t xml:space="preserve">the flexibility to configure access based on your company’s specific operational and security needs</w:t>
      </w:r>
      <w:r w:rsidDel="00000000" w:rsidR="00000000" w:rsidRPr="00000000">
        <w:rPr>
          <w:rFonts w:ascii="Cabin Condensed" w:cs="Cabin Condensed" w:eastAsia="Cabin Condensed" w:hAnsi="Cabin Condensed"/>
          <w:color w:val="313537"/>
          <w:sz w:val="24"/>
          <w:szCs w:val="24"/>
          <w:highlight w:val="white"/>
          <w:rtl w:val="0"/>
        </w:rPr>
        <w:t xml:space="preserve">. You do this by using a combination of IAM features, which are explored in detail in this lesson:</w:t>
      </w:r>
    </w:p>
    <w:p w:rsidR="00000000" w:rsidDel="00000000" w:rsidP="00000000" w:rsidRDefault="00000000" w:rsidRPr="00000000" w14:paraId="0000009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sz w:val="24"/>
          <w:szCs w:val="24"/>
          <w:highlight w:val="white"/>
        </w:rPr>
      </w:pPr>
      <w:r w:rsidDel="00000000" w:rsidR="00000000" w:rsidRPr="00000000">
        <w:rPr>
          <w:rFonts w:ascii="Cabin Condensed" w:cs="Cabin Condensed" w:eastAsia="Cabin Condensed" w:hAnsi="Cabin Condensed"/>
          <w:b w:val="1"/>
          <w:color w:val="313537"/>
          <w:sz w:val="24"/>
          <w:szCs w:val="24"/>
          <w:highlight w:val="white"/>
          <w:rtl w:val="0"/>
        </w:rPr>
        <w:t xml:space="preserve">IAM users, groups, and roles</w:t>
      </w:r>
    </w:p>
    <w:p w:rsidR="00000000" w:rsidDel="00000000" w:rsidP="00000000" w:rsidRDefault="00000000" w:rsidRPr="00000000" w14:paraId="0000009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sz w:val="24"/>
          <w:szCs w:val="24"/>
          <w:highlight w:val="white"/>
        </w:rPr>
      </w:pPr>
      <w:r w:rsidDel="00000000" w:rsidR="00000000" w:rsidRPr="00000000">
        <w:rPr>
          <w:rFonts w:ascii="Cabin Condensed" w:cs="Cabin Condensed" w:eastAsia="Cabin Condensed" w:hAnsi="Cabin Condensed"/>
          <w:b w:val="1"/>
          <w:color w:val="313537"/>
          <w:sz w:val="24"/>
          <w:szCs w:val="24"/>
          <w:highlight w:val="white"/>
          <w:rtl w:val="0"/>
        </w:rPr>
        <w:t xml:space="preserve">IAM policies</w:t>
      </w:r>
    </w:p>
    <w:p w:rsidR="00000000" w:rsidDel="00000000" w:rsidP="00000000" w:rsidRDefault="00000000" w:rsidRPr="00000000" w14:paraId="0000009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sz w:val="24"/>
          <w:szCs w:val="24"/>
          <w:highlight w:val="white"/>
        </w:rPr>
      </w:pPr>
      <w:r w:rsidDel="00000000" w:rsidR="00000000" w:rsidRPr="00000000">
        <w:rPr>
          <w:rFonts w:ascii="Cabin Condensed" w:cs="Cabin Condensed" w:eastAsia="Cabin Condensed" w:hAnsi="Cabin Condensed"/>
          <w:b w:val="1"/>
          <w:color w:val="313537"/>
          <w:sz w:val="24"/>
          <w:szCs w:val="24"/>
          <w:highlight w:val="white"/>
          <w:rtl w:val="0"/>
        </w:rPr>
        <w:t xml:space="preserve">Multi-factor authentication</w:t>
      </w:r>
    </w:p>
    <w:p w:rsidR="00000000" w:rsidDel="00000000" w:rsidP="00000000" w:rsidRDefault="00000000" w:rsidRPr="00000000" w14:paraId="0000009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color w:val="313537"/>
          <w:sz w:val="24"/>
          <w:szCs w:val="24"/>
          <w:highlight w:val="white"/>
          <w:u w:val="none"/>
        </w:rPr>
      </w:pPr>
      <w:r w:rsidDel="00000000" w:rsidR="00000000" w:rsidRPr="00000000">
        <w:rPr>
          <w:rFonts w:ascii="Cabin Condensed" w:cs="Cabin Condensed" w:eastAsia="Cabin Condensed" w:hAnsi="Cabin Condensed"/>
          <w:b w:val="1"/>
          <w:color w:val="313537"/>
          <w:sz w:val="42"/>
          <w:szCs w:val="42"/>
          <w:highlight w:val="white"/>
          <w:rtl w:val="0"/>
        </w:rPr>
        <w:t xml:space="preserve">AWS account root user</w:t>
      </w:r>
      <w:r w:rsidDel="00000000" w:rsidR="00000000" w:rsidRPr="00000000">
        <w:rPr>
          <w:rFonts w:ascii="Cabin Condensed" w:cs="Cabin Condensed" w:eastAsia="Cabin Condensed" w:hAnsi="Cabin Condensed"/>
          <w:color w:val="313537"/>
          <w:sz w:val="42"/>
          <w:szCs w:val="42"/>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w:t>
      </w:r>
      <w:r w:rsidDel="00000000" w:rsidR="00000000" w:rsidRPr="00000000">
        <w:rPr>
          <w:rFonts w:ascii="Cabin Condensed" w:cs="Cabin Condensed" w:eastAsia="Cabin Condensed" w:hAnsi="Cabin Condensed"/>
          <w:color w:val="313537"/>
          <w:sz w:val="28"/>
          <w:szCs w:val="28"/>
          <w:highlight w:val="white"/>
          <w:rtl w:val="0"/>
        </w:rPr>
        <w:t xml:space="preserve">s accessed by</w:t>
      </w:r>
      <w:r w:rsidDel="00000000" w:rsidR="00000000" w:rsidRPr="00000000">
        <w:rPr>
          <w:rFonts w:ascii="Cabin Condensed" w:cs="Cabin Condensed" w:eastAsia="Cabin Condensed" w:hAnsi="Cabin Condensed"/>
          <w:b w:val="1"/>
          <w:color w:val="313537"/>
          <w:sz w:val="28"/>
          <w:szCs w:val="28"/>
          <w:highlight w:val="white"/>
          <w:rtl w:val="0"/>
        </w:rPr>
        <w:t xml:space="preserve"> signing in with the email address and password that you used to create your</w:t>
      </w:r>
      <w:r w:rsidDel="00000000" w:rsidR="00000000" w:rsidRPr="00000000">
        <w:rPr>
          <w:rFonts w:ascii="Cabin Condensed" w:cs="Cabin Condensed" w:eastAsia="Cabin Condensed" w:hAnsi="Cabin Condensed"/>
          <w:color w:val="313537"/>
          <w:sz w:val="28"/>
          <w:szCs w:val="28"/>
          <w:highlight w:val="white"/>
          <w:rtl w:val="0"/>
        </w:rPr>
        <w:t xml:space="preserve"> AWS account. Best practice </w:t>
      </w:r>
      <w:r w:rsidDel="00000000" w:rsidR="00000000" w:rsidRPr="00000000">
        <w:rPr>
          <w:rFonts w:ascii="Cabin Condensed" w:cs="Cabin Condensed" w:eastAsia="Cabin Condensed" w:hAnsi="Cabin Condensed"/>
          <w:b w:val="1"/>
          <w:color w:val="313537"/>
          <w:sz w:val="29"/>
          <w:szCs w:val="29"/>
          <w:highlight w:val="white"/>
          <w:rtl w:val="0"/>
        </w:rPr>
        <w:t xml:space="preserve">Do not use the root user for everyday tasks.</w:t>
      </w:r>
      <w:r w:rsidDel="00000000" w:rsidR="00000000" w:rsidRPr="00000000">
        <w:rPr>
          <w:rFonts w:ascii="Cabin Condensed" w:cs="Cabin Condensed" w:eastAsia="Cabin Condensed" w:hAnsi="Cabin Condensed"/>
          <w:color w:val="313537"/>
          <w:sz w:val="25"/>
          <w:szCs w:val="25"/>
          <w:highlight w:val="white"/>
          <w:rtl w:val="0"/>
        </w:rPr>
        <w:t xml:space="preserve"> Instead, use the root user to create your first IAM user and assign it permissions to create other users.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1938337</wp:posOffset>
            </wp:positionV>
            <wp:extent cx="5943600" cy="29718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09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color w:val="313537"/>
          <w:sz w:val="24"/>
          <w:szCs w:val="24"/>
          <w:highlight w:val="white"/>
          <w:u w:val="none"/>
        </w:rPr>
      </w:pPr>
      <w:r w:rsidDel="00000000" w:rsidR="00000000" w:rsidRPr="00000000">
        <w:rPr>
          <w:rFonts w:ascii="Cabin Condensed" w:cs="Cabin Condensed" w:eastAsia="Cabin Condensed" w:hAnsi="Cabin Condensed"/>
          <w:b w:val="1"/>
          <w:color w:val="313537"/>
          <w:sz w:val="36"/>
          <w:szCs w:val="36"/>
          <w:highlight w:val="white"/>
          <w:rtl w:val="0"/>
        </w:rPr>
        <w:t xml:space="preserve">IAM user</w:t>
      </w:r>
      <w:r w:rsidDel="00000000" w:rsidR="00000000" w:rsidRPr="00000000">
        <w:rPr>
          <w:rFonts w:ascii="Cabin Condensed" w:cs="Cabin Condensed" w:eastAsia="Cabin Condensed" w:hAnsi="Cabin Condensed"/>
          <w:color w:val="313537"/>
          <w:sz w:val="26"/>
          <w:szCs w:val="26"/>
          <w:highlight w:val="white"/>
          <w:rtl w:val="0"/>
        </w:rPr>
        <w:t xml:space="preserve"> is an identity that you create in AWS. It </w:t>
      </w:r>
      <w:r w:rsidDel="00000000" w:rsidR="00000000" w:rsidRPr="00000000">
        <w:rPr>
          <w:rFonts w:ascii="Cabin Condensed" w:cs="Cabin Condensed" w:eastAsia="Cabin Condensed" w:hAnsi="Cabin Condensed"/>
          <w:b w:val="1"/>
          <w:color w:val="313537"/>
          <w:sz w:val="26"/>
          <w:szCs w:val="26"/>
          <w:highlight w:val="white"/>
          <w:rtl w:val="0"/>
        </w:rPr>
        <w:t xml:space="preserve">represents the person or application that interacts with AWS services and resources</w:t>
      </w:r>
      <w:r w:rsidDel="00000000" w:rsidR="00000000" w:rsidRPr="00000000">
        <w:rPr>
          <w:rFonts w:ascii="Cabin Condensed" w:cs="Cabin Condensed" w:eastAsia="Cabin Condensed" w:hAnsi="Cabin Condensed"/>
          <w:color w:val="313537"/>
          <w:sz w:val="26"/>
          <w:szCs w:val="26"/>
          <w:highlight w:val="white"/>
          <w:rtl w:val="0"/>
        </w:rPr>
        <w:t xml:space="preserve">. It consists of a name and credentials.</w:t>
      </w:r>
      <w:r w:rsidDel="00000000" w:rsidR="00000000" w:rsidRPr="00000000">
        <w:rPr>
          <w:rFonts w:ascii="Cabin Condensed" w:cs="Cabin Condensed" w:eastAsia="Cabin Condensed" w:hAnsi="Cabin Condensed"/>
          <w:b w:val="1"/>
          <w:color w:val="313537"/>
          <w:sz w:val="30"/>
          <w:szCs w:val="30"/>
          <w:highlight w:val="white"/>
          <w:rtl w:val="0"/>
        </w:rPr>
        <w:t xml:space="preserve">By default, when you create a new IAM user in AWS, it has no permissions associated with it. </w:t>
      </w:r>
      <w:r w:rsidDel="00000000" w:rsidR="00000000" w:rsidRPr="00000000">
        <w:rPr>
          <w:rFonts w:ascii="Cabin Condensed" w:cs="Cabin Condensed" w:eastAsia="Cabin Condensed" w:hAnsi="Cabin Condensed"/>
          <w:b w:val="1"/>
          <w:color w:val="313537"/>
          <w:sz w:val="28"/>
          <w:szCs w:val="28"/>
          <w:highlight w:val="white"/>
          <w:rtl w:val="0"/>
        </w:rPr>
        <w:t xml:space="preserve">you must grant the IAM user the necessary permissions.</w:t>
      </w:r>
      <w:r w:rsidDel="00000000" w:rsidR="00000000" w:rsidRPr="00000000">
        <w:rPr>
          <w:rFonts w:ascii="Cabin Condensed" w:cs="Cabin Condensed" w:eastAsia="Cabin Condensed" w:hAnsi="Cabin Condensed"/>
          <w:color w:val="313537"/>
          <w:sz w:val="26"/>
          <w:szCs w:val="26"/>
          <w:highlight w:val="white"/>
          <w:rtl w:val="0"/>
        </w:rPr>
        <w:t xml:space="preserve"> to perform specific actions in AWS, such as launching an Amazon EC2 instance or </w:t>
      </w:r>
      <w:r w:rsidDel="00000000" w:rsidR="00000000" w:rsidRPr="00000000">
        <w:rPr>
          <w:rFonts w:ascii="Cabin Condensed" w:cs="Cabin Condensed" w:eastAsia="Cabin Condensed" w:hAnsi="Cabin Condensed"/>
          <w:color w:val="313537"/>
          <w:sz w:val="28"/>
          <w:szCs w:val="28"/>
          <w:highlight w:val="white"/>
          <w:rtl w:val="0"/>
        </w:rPr>
        <w:t xml:space="preserve">creating an Amazon S3 bucket</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32"/>
          <w:szCs w:val="32"/>
          <w:highlight w:val="white"/>
          <w:rtl w:val="0"/>
        </w:rPr>
        <w:t xml:space="preserve">Best practice </w:t>
      </w:r>
      <w:r w:rsidDel="00000000" w:rsidR="00000000" w:rsidRPr="00000000">
        <w:rPr>
          <w:rFonts w:ascii="Cabin Condensed" w:cs="Cabin Condensed" w:eastAsia="Cabin Condensed" w:hAnsi="Cabin Condensed"/>
          <w:color w:val="313537"/>
          <w:sz w:val="27"/>
          <w:szCs w:val="27"/>
          <w:highlight w:val="white"/>
          <w:rtl w:val="0"/>
        </w:rPr>
        <w:t xml:space="preserve">We recommend that </w:t>
      </w:r>
      <w:r w:rsidDel="00000000" w:rsidR="00000000" w:rsidRPr="00000000">
        <w:rPr>
          <w:rFonts w:ascii="Cabin Condensed" w:cs="Cabin Condensed" w:eastAsia="Cabin Condensed" w:hAnsi="Cabin Condensed"/>
          <w:b w:val="1"/>
          <w:color w:val="313537"/>
          <w:sz w:val="27"/>
          <w:szCs w:val="27"/>
          <w:highlight w:val="white"/>
          <w:rtl w:val="0"/>
        </w:rPr>
        <w:t xml:space="preserve">you create individual IAM users for each person who needs to access AWS.</w:t>
      </w:r>
      <w:r w:rsidDel="00000000" w:rsidR="00000000" w:rsidRPr="00000000">
        <w:rPr>
          <w:rFonts w:ascii="Cabin Condensed" w:cs="Cabin Condensed" w:eastAsia="Cabin Condensed" w:hAnsi="Cabin Condensed"/>
          <w:color w:val="313537"/>
          <w:sz w:val="27"/>
          <w:szCs w:val="27"/>
          <w:highlight w:val="white"/>
          <w:rtl w:val="0"/>
        </w:rPr>
        <w:t xml:space="preserve">  Even if you have multiple employees who require the same level of access, you should create individual IAM users for each of them. </w:t>
      </w:r>
      <w:r w:rsidDel="00000000" w:rsidR="00000000" w:rsidRPr="00000000">
        <w:rPr>
          <w:rFonts w:ascii="Cabin Condensed" w:cs="Cabin Condensed" w:eastAsia="Cabin Condensed" w:hAnsi="Cabin Condensed"/>
          <w:b w:val="1"/>
          <w:color w:val="313537"/>
          <w:sz w:val="27"/>
          <w:szCs w:val="27"/>
          <w:highlight w:val="white"/>
          <w:rtl w:val="0"/>
        </w:rPr>
        <w:t xml:space="preserve">This provides additional security by allowing each IAM user to have a unique set of security credentials.</w:t>
      </w:r>
    </w:p>
    <w:p w:rsidR="00000000" w:rsidDel="00000000" w:rsidP="00000000" w:rsidRDefault="00000000" w:rsidRPr="00000000" w14:paraId="00000098">
      <w:pPr>
        <w:numPr>
          <w:ilvl w:val="0"/>
          <w:numId w:val="3"/>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rFonts w:ascii="Cabin Condensed" w:cs="Cabin Condensed" w:eastAsia="Cabin Condensed" w:hAnsi="Cabin Condensed"/>
          <w:b w:val="1"/>
          <w:color w:val="313537"/>
          <w:sz w:val="27"/>
          <w:szCs w:val="27"/>
          <w:highlight w:val="white"/>
          <w:u w:val="none"/>
        </w:rPr>
      </w:pPr>
      <w:r w:rsidDel="00000000" w:rsidR="00000000" w:rsidRPr="00000000">
        <w:rPr>
          <w:rFonts w:ascii="Cabin Condensed" w:cs="Cabin Condensed" w:eastAsia="Cabin Condensed" w:hAnsi="Cabin Condensed"/>
          <w:b w:val="1"/>
          <w:color w:val="313537"/>
          <w:sz w:val="34"/>
          <w:szCs w:val="34"/>
          <w:highlight w:val="white"/>
          <w:rtl w:val="0"/>
        </w:rPr>
        <w:t xml:space="preserve">IAM policy</w:t>
      </w:r>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is a </w:t>
      </w:r>
      <w:r w:rsidDel="00000000" w:rsidR="00000000" w:rsidRPr="00000000">
        <w:rPr>
          <w:rFonts w:ascii="Cabin Condensed" w:cs="Cabin Condensed" w:eastAsia="Cabin Condensed" w:hAnsi="Cabin Condensed"/>
          <w:b w:val="1"/>
          <w:color w:val="313537"/>
          <w:sz w:val="26"/>
          <w:szCs w:val="26"/>
          <w:highlight w:val="white"/>
          <w:rtl w:val="0"/>
        </w:rPr>
        <w:t xml:space="preserve">document that allows or denies permissions to AWS services and resources.  I</w:t>
      </w:r>
      <w:r w:rsidDel="00000000" w:rsidR="00000000" w:rsidRPr="00000000">
        <w:rPr>
          <w:rFonts w:ascii="Cabin Condensed" w:cs="Cabin Condensed" w:eastAsia="Cabin Condensed" w:hAnsi="Cabin Condensed"/>
          <w:color w:val="313537"/>
          <w:sz w:val="26"/>
          <w:szCs w:val="26"/>
          <w:highlight w:val="white"/>
          <w:rtl w:val="0"/>
        </w:rPr>
        <w:t xml:space="preserve">AM policies enable you to </w:t>
      </w:r>
      <w:r w:rsidDel="00000000" w:rsidR="00000000" w:rsidRPr="00000000">
        <w:rPr>
          <w:rFonts w:ascii="Cabin Condensed" w:cs="Cabin Condensed" w:eastAsia="Cabin Condensed" w:hAnsi="Cabin Condensed"/>
          <w:b w:val="1"/>
          <w:color w:val="313537"/>
          <w:sz w:val="30"/>
          <w:szCs w:val="30"/>
          <w:highlight w:val="white"/>
          <w:rtl w:val="0"/>
        </w:rPr>
        <w:t xml:space="preserve">c</w:t>
      </w:r>
      <w:r w:rsidDel="00000000" w:rsidR="00000000" w:rsidRPr="00000000">
        <w:rPr>
          <w:rFonts w:ascii="Cabin Condensed" w:cs="Cabin Condensed" w:eastAsia="Cabin Condensed" w:hAnsi="Cabin Condensed"/>
          <w:b w:val="1"/>
          <w:color w:val="313537"/>
          <w:sz w:val="28"/>
          <w:szCs w:val="28"/>
          <w:highlight w:val="white"/>
          <w:rtl w:val="0"/>
        </w:rPr>
        <w:t xml:space="preserve">ustomize users’ levels of access to resources. Best practice</w:t>
      </w:r>
      <w:r w:rsidDel="00000000" w:rsidR="00000000" w:rsidRPr="00000000">
        <w:rPr>
          <w:rFonts w:ascii="Cabin Condensed" w:cs="Cabin Condensed" w:eastAsia="Cabin Condensed" w:hAnsi="Cabin Condensed"/>
          <w:color w:val="313537"/>
          <w:sz w:val="28"/>
          <w:szCs w:val="28"/>
          <w:highlight w:val="white"/>
          <w:rtl w:val="0"/>
        </w:rPr>
        <w:t xml:space="preserve"> </w:t>
      </w:r>
      <w:r w:rsidDel="00000000" w:rsidR="00000000" w:rsidRPr="00000000">
        <w:rPr>
          <w:rFonts w:ascii="Cabin Condensed" w:cs="Cabin Condensed" w:eastAsia="Cabin Condensed" w:hAnsi="Cabin Condensed"/>
          <w:color w:val="313537"/>
          <w:sz w:val="23"/>
          <w:szCs w:val="23"/>
          <w:highlight w:val="white"/>
          <w:rtl w:val="0"/>
        </w:rPr>
        <w:t xml:space="preserve">Follow the security principle of </w:t>
      </w:r>
      <w:r w:rsidDel="00000000" w:rsidR="00000000" w:rsidRPr="00000000">
        <w:rPr>
          <w:rFonts w:ascii="Cabin Condensed" w:cs="Cabin Condensed" w:eastAsia="Cabin Condensed" w:hAnsi="Cabin Condensed"/>
          <w:b w:val="1"/>
          <w:color w:val="313537"/>
          <w:sz w:val="27"/>
          <w:szCs w:val="27"/>
          <w:highlight w:val="white"/>
          <w:rtl w:val="0"/>
        </w:rPr>
        <w:t xml:space="preserve">least privilege when granting permissions. </w:t>
      </w:r>
      <w:r w:rsidDel="00000000" w:rsidR="00000000" w:rsidRPr="00000000">
        <w:rPr>
          <w:rFonts w:ascii="Cabin Condensed" w:cs="Cabin Condensed" w:eastAsia="Cabin Condensed" w:hAnsi="Cabin Condensed"/>
          <w:color w:val="313537"/>
          <w:sz w:val="27"/>
          <w:szCs w:val="27"/>
          <w:highlight w:val="white"/>
          <w:rtl w:val="0"/>
        </w:rPr>
        <w:t xml:space="preserve">This prevent users or rolls having more permissions than needed to perform their tasks.</w:t>
      </w:r>
      <w:r w:rsidDel="00000000" w:rsidR="00000000" w:rsidRPr="00000000">
        <w:rPr>
          <w:rFonts w:ascii="Cabin Condensed" w:cs="Cabin Condensed" w:eastAsia="Cabin Condensed" w:hAnsi="Cabin Condensed"/>
          <w:color w:val="313537"/>
          <w:sz w:val="23"/>
          <w:szCs w:val="23"/>
          <w:highlight w:val="white"/>
          <w:rtl w:val="0"/>
        </w:rPr>
        <w:t xml:space="preserve">For example, if an employee needs access to only a specific bucket, specify the bucket in the IAM policy. Do this instead of granting the employee access to all of the buckets in your AWS account.</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after="760" w:line="480" w:lineRule="auto"/>
        <w:ind w:left="720" w:firstLine="0"/>
        <w:rPr>
          <w:rFonts w:ascii="Cabin Condensed" w:cs="Cabin Condensed" w:eastAsia="Cabin Condensed" w:hAnsi="Cabin Condensed"/>
          <w:color w:val="313537"/>
          <w:sz w:val="23"/>
          <w:szCs w:val="23"/>
          <w:highlight w:val="white"/>
        </w:rPr>
      </w:pPr>
      <w:r w:rsidDel="00000000" w:rsidR="00000000" w:rsidRPr="00000000">
        <w:rPr>
          <w:rFonts w:ascii="Cabin Condensed" w:cs="Cabin Condensed" w:eastAsia="Cabin Condensed" w:hAnsi="Cabin Condensed"/>
          <w:color w:val="313537"/>
          <w:sz w:val="23"/>
          <w:szCs w:val="23"/>
          <w:highlight w:val="white"/>
        </w:rPr>
        <w:drawing>
          <wp:inline distB="114300" distT="114300" distL="114300" distR="114300">
            <wp:extent cx="5943600" cy="2971800"/>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after="760" w:line="480" w:lineRule="auto"/>
        <w:ind w:left="720" w:firstLine="0"/>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color w:val="313537"/>
          <w:sz w:val="26"/>
          <w:szCs w:val="26"/>
          <w:highlight w:val="white"/>
          <w:rtl w:val="0"/>
        </w:rPr>
        <w:t xml:space="preserve">In this example, the IAM policy is allowing a specific action within Amazon S3: ListObject. The policy also mentions a specific bucket ID: AWSDOC-EXAMPLE-BUCKET.</w:t>
      </w:r>
    </w:p>
    <w:p w:rsidR="00000000" w:rsidDel="00000000" w:rsidP="00000000" w:rsidRDefault="00000000" w:rsidRPr="00000000" w14:paraId="0000009B">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IAM group</w:t>
      </w:r>
      <w:r w:rsidDel="00000000" w:rsidR="00000000" w:rsidRPr="00000000">
        <w:rPr>
          <w:rFonts w:ascii="Cabin Condensed" w:cs="Cabin Condensed" w:eastAsia="Cabin Condensed" w:hAnsi="Cabin Condensed"/>
          <w:color w:val="313537"/>
          <w:sz w:val="26"/>
          <w:szCs w:val="26"/>
          <w:highlight w:val="white"/>
          <w:rtl w:val="0"/>
        </w:rPr>
        <w:t xml:space="preserve"> is a collection of IAM users. When you assign an IAM policy to a group, all users in the group are granted permissions specified by the policy.Assigning IAM policies a</w:t>
      </w:r>
      <w:r w:rsidDel="00000000" w:rsidR="00000000" w:rsidRPr="00000000">
        <w:rPr>
          <w:rFonts w:ascii="Cabin Condensed" w:cs="Cabin Condensed" w:eastAsia="Cabin Condensed" w:hAnsi="Cabin Condensed"/>
          <w:b w:val="1"/>
          <w:color w:val="313537"/>
          <w:sz w:val="26"/>
          <w:szCs w:val="26"/>
          <w:highlight w:val="white"/>
          <w:rtl w:val="0"/>
        </w:rPr>
        <w:t xml:space="preserve">t the group level also makes it easier to adjust permissions when an employee transfers to a different job.</w:t>
      </w:r>
      <w:r w:rsidDel="00000000" w:rsidR="00000000" w:rsidRPr="00000000">
        <w:rPr>
          <w:rtl w:val="0"/>
        </w:rPr>
      </w:r>
    </w:p>
    <w:p w:rsidR="00000000" w:rsidDel="00000000" w:rsidP="00000000" w:rsidRDefault="00000000" w:rsidRPr="00000000" w14:paraId="0000009C">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An IAM role</w:t>
      </w:r>
      <w:r w:rsidDel="00000000" w:rsidR="00000000" w:rsidRPr="00000000">
        <w:rPr>
          <w:rFonts w:ascii="Cabin Condensed" w:cs="Cabin Condensed" w:eastAsia="Cabin Condensed" w:hAnsi="Cabin Condensed"/>
          <w:color w:val="313537"/>
          <w:sz w:val="26"/>
          <w:szCs w:val="26"/>
          <w:highlight w:val="white"/>
          <w:rtl w:val="0"/>
        </w:rPr>
        <w:t xml:space="preserve"> is an </w:t>
      </w:r>
      <w:r w:rsidDel="00000000" w:rsidR="00000000" w:rsidRPr="00000000">
        <w:rPr>
          <w:rFonts w:ascii="Cabin Condensed" w:cs="Cabin Condensed" w:eastAsia="Cabin Condensed" w:hAnsi="Cabin Condensed"/>
          <w:b w:val="1"/>
          <w:color w:val="313537"/>
          <w:sz w:val="26"/>
          <w:szCs w:val="26"/>
          <w:highlight w:val="white"/>
          <w:rtl w:val="0"/>
        </w:rPr>
        <w:t xml:space="preserve">identity that you can assume to gain temporary access to permissions. </w:t>
      </w:r>
      <w:r w:rsidDel="00000000" w:rsidR="00000000" w:rsidRPr="00000000">
        <w:rPr>
          <w:rFonts w:ascii="Cabin Condensed" w:cs="Cabin Condensed" w:eastAsia="Cabin Condensed" w:hAnsi="Cabin Condensed"/>
          <w:color w:val="313537"/>
          <w:sz w:val="26"/>
          <w:szCs w:val="26"/>
          <w:highlight w:val="white"/>
          <w:rtl w:val="0"/>
        </w:rPr>
        <w:t xml:space="preserve">When </w:t>
      </w:r>
      <w:r w:rsidDel="00000000" w:rsidR="00000000" w:rsidRPr="00000000">
        <w:rPr>
          <w:rFonts w:ascii="Cabin Condensed" w:cs="Cabin Condensed" w:eastAsia="Cabin Condensed" w:hAnsi="Cabin Condensed"/>
          <w:b w:val="1"/>
          <w:color w:val="313537"/>
          <w:sz w:val="26"/>
          <w:szCs w:val="26"/>
          <w:highlight w:val="white"/>
          <w:rtl w:val="0"/>
        </w:rPr>
        <w:t xml:space="preserve">someone assumes an IAM role, they abandon all previous permissions that they had under a previous role a</w:t>
      </w:r>
      <w:r w:rsidDel="00000000" w:rsidR="00000000" w:rsidRPr="00000000">
        <w:rPr>
          <w:rFonts w:ascii="Cabin Condensed" w:cs="Cabin Condensed" w:eastAsia="Cabin Condensed" w:hAnsi="Cabin Condensed"/>
          <w:color w:val="313537"/>
          <w:sz w:val="26"/>
          <w:szCs w:val="26"/>
          <w:highlight w:val="white"/>
          <w:rtl w:val="0"/>
        </w:rPr>
        <w:t xml:space="preserve">nd assume the permissions of the new role. </w:t>
      </w:r>
      <w:r w:rsidDel="00000000" w:rsidR="00000000" w:rsidRPr="00000000">
        <w:rPr>
          <w:rFonts w:ascii="Cabin Condensed" w:cs="Cabin Condensed" w:eastAsia="Cabin Condensed" w:hAnsi="Cabin Condensed"/>
          <w:b w:val="1"/>
          <w:color w:val="313537"/>
          <w:sz w:val="26"/>
          <w:szCs w:val="26"/>
          <w:highlight w:val="white"/>
          <w:rtl w:val="0"/>
        </w:rPr>
        <w:t xml:space="preserve">Best prAprilactice The best use case is when service resource need to be granted temporary and start of long-term. </w:t>
      </w:r>
    </w:p>
    <w:p w:rsidR="00000000" w:rsidDel="00000000" w:rsidP="00000000" w:rsidRDefault="00000000" w:rsidRPr="00000000" w14:paraId="0000009D">
      <w:pPr>
        <w:numPr>
          <w:ilvl w:val="0"/>
          <w:numId w:val="15"/>
        </w:numPr>
        <w:pBdr>
          <w:top w:color="auto" w:space="0" w:sz="0" w:val="none"/>
          <w:bottom w:color="auto" w:space="0" w:sz="0" w:val="none"/>
          <w:right w:color="auto" w:space="0" w:sz="0" w:val="none"/>
          <w:between w:color="auto" w:space="0" w:sz="0" w:val="none"/>
        </w:pBdr>
        <w:shd w:fill="ffffff" w:val="clear"/>
        <w:spacing w:after="760" w:line="480" w:lineRule="auto"/>
        <w:ind w:left="1440" w:hanging="360"/>
        <w:rPr>
          <w:rFonts w:ascii="Cabin Condensed" w:cs="Cabin Condensed" w:eastAsia="Cabin Condensed" w:hAnsi="Cabin Condensed"/>
          <w:b w:val="1"/>
          <w:color w:val="313537"/>
          <w:sz w:val="34"/>
          <w:szCs w:val="34"/>
          <w:highlight w:val="white"/>
        </w:rPr>
      </w:pPr>
      <w:hyperlink r:id="rId37">
        <w:r w:rsidDel="00000000" w:rsidR="00000000" w:rsidRPr="00000000">
          <w:rPr>
            <w:rFonts w:ascii="Cabin Condensed" w:cs="Cabin Condensed" w:eastAsia="Cabin Condensed" w:hAnsi="Cabin Condensed"/>
            <w:b w:val="1"/>
            <w:color w:val="1155cc"/>
            <w:sz w:val="34"/>
            <w:szCs w:val="34"/>
            <w:highlight w:val="white"/>
            <w:u w:val="single"/>
            <w:rtl w:val="0"/>
          </w:rPr>
          <w:t xml:space="preserve">multi-factor authentication</w:t>
        </w:r>
      </w:hyperlink>
      <w:r w:rsidDel="00000000" w:rsidR="00000000" w:rsidRPr="00000000">
        <w:rPr>
          <w:rFonts w:ascii="Cabin Condensed" w:cs="Cabin Condensed" w:eastAsia="Cabin Condensed" w:hAnsi="Cabin Condensed"/>
          <w:b w:val="1"/>
          <w:color w:val="313537"/>
          <w:sz w:val="34"/>
          <w:szCs w:val="34"/>
          <w:highlight w:val="white"/>
          <w:rtl w:val="0"/>
        </w:rPr>
        <w:t xml:space="preserve"> </w:t>
      </w:r>
      <w:r w:rsidDel="00000000" w:rsidR="00000000" w:rsidRPr="00000000">
        <w:rPr>
          <w:rFonts w:ascii="Cabin Condensed" w:cs="Cabin Condensed" w:eastAsia="Cabin Condensed" w:hAnsi="Cabin Condensed"/>
          <w:color w:val="313537"/>
          <w:sz w:val="34"/>
          <w:szCs w:val="34"/>
          <w:highlight w:val="white"/>
          <w:rtl w:val="0"/>
        </w:rPr>
        <w:t xml:space="preserve">Automated generated number by a security app such as Google MFA. </w:t>
      </w:r>
      <w:r w:rsidDel="00000000" w:rsidR="00000000" w:rsidRPr="00000000">
        <w:rPr>
          <w:rFonts w:ascii="Cabin Condensed" w:cs="Cabin Condensed" w:eastAsia="Cabin Condensed" w:hAnsi="Cabin Condensed"/>
          <w:color w:val="313537"/>
          <w:sz w:val="26"/>
          <w:szCs w:val="26"/>
          <w:highlight w:val="white"/>
          <w:rtl w:val="0"/>
        </w:rPr>
        <w:t xml:space="preserve">multi-factor authentication (MFA) provides an </w:t>
      </w:r>
      <w:r w:rsidDel="00000000" w:rsidR="00000000" w:rsidRPr="00000000">
        <w:rPr>
          <w:rFonts w:ascii="Cabin Condensed" w:cs="Cabin Condensed" w:eastAsia="Cabin Condensed" w:hAnsi="Cabin Condensed"/>
          <w:b w:val="1"/>
          <w:color w:val="313537"/>
          <w:sz w:val="30"/>
          <w:szCs w:val="30"/>
          <w:highlight w:val="white"/>
          <w:rtl w:val="0"/>
        </w:rPr>
        <w:t xml:space="preserve">extra layer of security for your AWS account.</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Organizations</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26"/>
          <w:szCs w:val="26"/>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w:t>
      </w:r>
      <w:r w:rsidDel="00000000" w:rsidR="00000000" w:rsidRPr="00000000">
        <w:rPr>
          <w:rFonts w:ascii="Cabin Condensed" w:cs="Cabin Condensed" w:eastAsia="Cabin Condensed" w:hAnsi="Cabin Condensed"/>
          <w:b w:val="1"/>
          <w:color w:val="313537"/>
          <w:sz w:val="54"/>
          <w:szCs w:val="54"/>
          <w:highlight w:val="white"/>
          <w:rtl w:val="0"/>
        </w:rPr>
        <w:t xml:space="preserve"> </w:t>
      </w:r>
      <w:r w:rsidDel="00000000" w:rsidR="00000000" w:rsidRPr="00000000">
        <w:rPr>
          <w:rFonts w:ascii="Cabin Condensed" w:cs="Cabin Condensed" w:eastAsia="Cabin Condensed" w:hAnsi="Cabin Condensed"/>
          <w:b w:val="1"/>
          <w:color w:val="313537"/>
          <w:sz w:val="42"/>
          <w:szCs w:val="42"/>
          <w:highlight w:val="white"/>
          <w:rtl w:val="0"/>
        </w:rPr>
        <w:t xml:space="preserve">organizations</w:t>
      </w:r>
      <w:r w:rsidDel="00000000" w:rsidR="00000000" w:rsidRPr="00000000">
        <w:rPr>
          <w:rFonts w:ascii="Cabin Condensed" w:cs="Cabin Condensed" w:eastAsia="Cabin Condensed" w:hAnsi="Cabin Condensed"/>
          <w:b w:val="1"/>
          <w:color w:val="313537"/>
          <w:sz w:val="30"/>
          <w:szCs w:val="30"/>
          <w:highlight w:val="white"/>
          <w:rtl w:val="0"/>
        </w:rPr>
        <w:t xml:space="preserve"> to consolidate and manage  multiple accounts the organisation from a central location</w:t>
      </w:r>
      <w:r w:rsidDel="00000000" w:rsidR="00000000" w:rsidRPr="00000000">
        <w:rPr>
          <w:rFonts w:ascii="Cabin Condensed" w:cs="Cabin Condensed" w:eastAsia="Cabin Condensed" w:hAnsi="Cabin Condensed"/>
          <w:color w:val="313537"/>
          <w:sz w:val="42"/>
          <w:szCs w:val="42"/>
          <w:highlight w:val="white"/>
          <w:rtl w:val="0"/>
        </w:rPr>
        <w:t xml:space="preserve">.</w:t>
      </w:r>
      <w:r w:rsidDel="00000000" w:rsidR="00000000" w:rsidRPr="00000000">
        <w:rPr>
          <w:rFonts w:ascii="Cabin Condensed" w:cs="Cabin Condensed" w:eastAsia="Cabin Condensed" w:hAnsi="Cabin Condensed"/>
          <w:color w:val="313537"/>
          <w:sz w:val="32"/>
          <w:szCs w:val="32"/>
          <w:highlight w:val="white"/>
          <w:rtl w:val="0"/>
        </w:rPr>
        <w:t xml:space="preserve">centrally control permissions for the accounts in your organization by using </w:t>
      </w:r>
      <w:hyperlink r:id="rId38">
        <w:r w:rsidDel="00000000" w:rsidR="00000000" w:rsidRPr="00000000">
          <w:rPr>
            <w:rFonts w:ascii="Cabin Condensed" w:cs="Cabin Condensed" w:eastAsia="Cabin Condensed" w:hAnsi="Cabin Condensed"/>
            <w:b w:val="1"/>
            <w:color w:val="1155cc"/>
            <w:sz w:val="32"/>
            <w:szCs w:val="32"/>
            <w:highlight w:val="white"/>
            <w:u w:val="single"/>
            <w:rtl w:val="0"/>
          </w:rPr>
          <w:t xml:space="preserve">service control policies (SCPs)</w:t>
        </w:r>
      </w:hyperlink>
      <w:r w:rsidDel="00000000" w:rsidR="00000000" w:rsidRPr="00000000">
        <w:rPr>
          <w:rFonts w:ascii="Cabin Condensed" w:cs="Cabin Condensed" w:eastAsia="Cabin Condensed" w:hAnsi="Cabin Condensed"/>
          <w:color w:val="313537"/>
          <w:sz w:val="32"/>
          <w:szCs w:val="32"/>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SCPs enable</w:t>
      </w:r>
      <w:r w:rsidDel="00000000" w:rsidR="00000000" w:rsidRPr="00000000">
        <w:rPr>
          <w:rFonts w:ascii="Cabin Condensed" w:cs="Cabin Condensed" w:eastAsia="Cabin Condensed" w:hAnsi="Cabin Condensed"/>
          <w:color w:val="313537"/>
          <w:sz w:val="26"/>
          <w:szCs w:val="26"/>
          <w:highlight w:val="white"/>
          <w:rtl w:val="0"/>
        </w:rPr>
        <w:t xml:space="preserve"> you to </w:t>
      </w:r>
      <w:r w:rsidDel="00000000" w:rsidR="00000000" w:rsidRPr="00000000">
        <w:rPr>
          <w:rFonts w:ascii="Cabin Condensed" w:cs="Cabin Condensed" w:eastAsia="Cabin Condensed" w:hAnsi="Cabin Condensed"/>
          <w:b w:val="1"/>
          <w:color w:val="313537"/>
          <w:sz w:val="34"/>
          <w:szCs w:val="34"/>
          <w:highlight w:val="white"/>
          <w:rtl w:val="0"/>
        </w:rPr>
        <w:t xml:space="preserve">place restrictions on the AWS services, resources, and individual API </w:t>
      </w:r>
      <w:r w:rsidDel="00000000" w:rsidR="00000000" w:rsidRPr="00000000">
        <w:rPr>
          <w:rFonts w:ascii="Cabin Condensed" w:cs="Cabin Condensed" w:eastAsia="Cabin Condensed" w:hAnsi="Cabin Condensed"/>
          <w:b w:val="1"/>
          <w:color w:val="313537"/>
          <w:sz w:val="26"/>
          <w:szCs w:val="26"/>
          <w:highlight w:val="white"/>
          <w:rtl w:val="0"/>
        </w:rPr>
        <w:t xml:space="preserve">actions that users and roles in each account can access.</w:t>
      </w:r>
    </w:p>
    <w:p w:rsidR="00000000" w:rsidDel="00000000" w:rsidP="00000000" w:rsidRDefault="00000000" w:rsidRPr="00000000" w14:paraId="000000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6gifdukzqxja" w:id="19"/>
      <w:bookmarkEnd w:id="19"/>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hw2qtvwq16z" w:id="20"/>
      <w:bookmarkEnd w:id="20"/>
      <w:r w:rsidDel="00000000" w:rsidR="00000000" w:rsidRPr="00000000">
        <w:rPr>
          <w:rtl w:val="0"/>
        </w:rPr>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z858t73lwpgz" w:id="21"/>
      <w:bookmarkEnd w:id="21"/>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olqcxxthxvni" w:id="22"/>
      <w:bookmarkEnd w:id="22"/>
      <w:r w:rsidDel="00000000" w:rsidR="00000000" w:rsidRPr="00000000">
        <w:rPr>
          <w:rFonts w:ascii="Merriweather" w:cs="Merriweather" w:eastAsia="Merriweather" w:hAnsi="Merriweather"/>
          <w:b w:val="1"/>
          <w:color w:val="313537"/>
          <w:sz w:val="38"/>
          <w:szCs w:val="38"/>
          <w:highlight w:val="white"/>
          <w:rtl w:val="0"/>
        </w:rPr>
        <w:t xml:space="preserve">Organizational units</w:t>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Lato" w:cs="Lato" w:eastAsia="Lato" w:hAnsi="Lato"/>
          <w:b w:val="1"/>
          <w:color w:val="313537"/>
          <w:sz w:val="38"/>
          <w:szCs w:val="38"/>
          <w:highlight w:val="white"/>
        </w:rPr>
      </w:pPr>
      <w:bookmarkStart w:colFirst="0" w:colLast="0" w:name="_6gifdukzqxja" w:id="19"/>
      <w:bookmarkEnd w:id="19"/>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26"/>
          <w:szCs w:val="26"/>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AWS Organizations, </w:t>
      </w:r>
      <w:r w:rsidDel="00000000" w:rsidR="00000000" w:rsidRPr="00000000">
        <w:rPr>
          <w:rFonts w:ascii="Cabin Condensed" w:cs="Cabin Condensed" w:eastAsia="Cabin Condensed" w:hAnsi="Cabin Condensed"/>
          <w:color w:val="313537"/>
          <w:sz w:val="26"/>
          <w:szCs w:val="26"/>
          <w:highlight w:val="white"/>
          <w:rtl w:val="0"/>
        </w:rPr>
        <w:t xml:space="preserve">you can group accounts into </w:t>
      </w:r>
      <w:r w:rsidDel="00000000" w:rsidR="00000000" w:rsidRPr="00000000">
        <w:rPr>
          <w:rFonts w:ascii="Cabin Condensed" w:cs="Cabin Condensed" w:eastAsia="Cabin Condensed" w:hAnsi="Cabin Condensed"/>
          <w:b w:val="1"/>
          <w:color w:val="313537"/>
          <w:sz w:val="26"/>
          <w:szCs w:val="26"/>
          <w:highlight w:val="white"/>
          <w:rtl w:val="0"/>
        </w:rPr>
        <w:t xml:space="preserve">organizational units (OUs) to make it easier to manage accounts with similar business or security requirements. </w:t>
      </w:r>
      <w:r w:rsidDel="00000000" w:rsidR="00000000" w:rsidRPr="00000000">
        <w:rPr>
          <w:rFonts w:ascii="Cabin Condensed" w:cs="Cabin Condensed" w:eastAsia="Cabin Condensed" w:hAnsi="Cabin Condensed"/>
          <w:color w:val="313537"/>
          <w:sz w:val="26"/>
          <w:szCs w:val="26"/>
          <w:highlight w:val="white"/>
          <w:rtl w:val="0"/>
        </w:rPr>
        <w:t xml:space="preserve">apply a</w:t>
      </w:r>
      <w:r w:rsidDel="00000000" w:rsidR="00000000" w:rsidRPr="00000000">
        <w:rPr>
          <w:rFonts w:ascii="Cabin Condensed" w:cs="Cabin Condensed" w:eastAsia="Cabin Condensed" w:hAnsi="Cabin Condensed"/>
          <w:b w:val="1"/>
          <w:color w:val="313537"/>
          <w:sz w:val="26"/>
          <w:szCs w:val="26"/>
          <w:highlight w:val="white"/>
          <w:rtl w:val="0"/>
        </w:rPr>
        <w:t xml:space="preserve"> policy to an OU, all the accounts in the OU automatically inherit the permissions specified in the policy.  </w:t>
      </w:r>
    </w:p>
    <w:p w:rsidR="00000000" w:rsidDel="00000000" w:rsidP="00000000" w:rsidRDefault="00000000" w:rsidRPr="00000000" w14:paraId="000000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8"/>
          <w:szCs w:val="48"/>
          <w:highlight w:val="white"/>
        </w:rPr>
      </w:pPr>
      <w:bookmarkStart w:colFirst="0" w:colLast="0" w:name="_sx57m27x6e6r" w:id="23"/>
      <w:bookmarkEnd w:id="23"/>
      <w:r w:rsidDel="00000000" w:rsidR="00000000" w:rsidRPr="00000000">
        <w:rPr>
          <w:rFonts w:ascii="Cabin Condensed" w:cs="Cabin Condensed" w:eastAsia="Cabin Condensed" w:hAnsi="Cabin Condensed"/>
          <w:b w:val="1"/>
          <w:color w:val="2d363a"/>
          <w:sz w:val="48"/>
          <w:szCs w:val="48"/>
          <w:highlight w:val="white"/>
          <w:rtl w:val="0"/>
        </w:rPr>
        <w:t xml:space="preserve">Compliance</w:t>
      </w:r>
    </w:p>
    <w:p w:rsidR="00000000" w:rsidDel="00000000" w:rsidP="00000000" w:rsidRDefault="00000000" w:rsidRPr="00000000" w14:paraId="000000A7">
      <w:pPr>
        <w:spacing w:line="480" w:lineRule="auto"/>
        <w:rPr>
          <w:rFonts w:ascii="Cabin Condensed" w:cs="Cabin Condensed" w:eastAsia="Cabin Condensed" w:hAnsi="Cabin Condensed"/>
          <w:color w:val="313537"/>
          <w:sz w:val="26"/>
          <w:szCs w:val="26"/>
          <w:highlight w:val="white"/>
        </w:rPr>
      </w:pPr>
      <w:hyperlink r:id="rId39">
        <w:r w:rsidDel="00000000" w:rsidR="00000000" w:rsidRPr="00000000">
          <w:rPr>
            <w:b w:val="1"/>
            <w:color w:val="1155cc"/>
            <w:sz w:val="34"/>
            <w:szCs w:val="34"/>
            <w:highlight w:val="white"/>
            <w:u w:val="single"/>
            <w:rtl w:val="0"/>
          </w:rPr>
          <w:t xml:space="preserve">AWS Artifact</w:t>
        </w:r>
      </w:hyperlink>
      <w:r w:rsidDel="00000000" w:rsidR="00000000" w:rsidRPr="00000000">
        <w:rPr>
          <w:b w:val="1"/>
          <w:color w:val="313537"/>
          <w:sz w:val="34"/>
          <w:szCs w:val="34"/>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is a service that </w:t>
      </w:r>
      <w:r w:rsidDel="00000000" w:rsidR="00000000" w:rsidRPr="00000000">
        <w:rPr>
          <w:rFonts w:ascii="Cabin Condensed" w:cs="Cabin Condensed" w:eastAsia="Cabin Condensed" w:hAnsi="Cabin Condensed"/>
          <w:b w:val="1"/>
          <w:color w:val="313537"/>
          <w:sz w:val="26"/>
          <w:szCs w:val="26"/>
          <w:highlight w:val="white"/>
          <w:rtl w:val="0"/>
        </w:rPr>
        <w:t xml:space="preserve">provides on-demand access to AWS security and compliance reports and select online agreements. </w:t>
      </w:r>
      <w:r w:rsidDel="00000000" w:rsidR="00000000" w:rsidRPr="00000000">
        <w:rPr>
          <w:rFonts w:ascii="Cabin Condensed" w:cs="Cabin Condensed" w:eastAsia="Cabin Condensed" w:hAnsi="Cabin Condensed"/>
          <w:color w:val="313537"/>
          <w:sz w:val="26"/>
          <w:szCs w:val="26"/>
          <w:highlight w:val="white"/>
          <w:rtl w:val="0"/>
        </w:rPr>
        <w:t xml:space="preserve">AWS Artifact consists of two main sections: AWS Artifact Agreements and AWS Artifact Reports.</w:t>
      </w:r>
    </w:p>
    <w:p w:rsidR="00000000" w:rsidDel="00000000" w:rsidP="00000000" w:rsidRDefault="00000000" w:rsidRPr="00000000" w14:paraId="000000A8">
      <w:pPr>
        <w:numPr>
          <w:ilvl w:val="0"/>
          <w:numId w:val="37"/>
        </w:numPr>
        <w:spacing w:line="480" w:lineRule="auto"/>
        <w:ind w:left="72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282828"/>
          <w:sz w:val="27"/>
          <w:szCs w:val="27"/>
          <w:highlight w:val="white"/>
          <w:rtl w:val="0"/>
        </w:rPr>
        <w:t xml:space="preserve">AWS Artifact Agreements </w:t>
      </w:r>
      <w:r w:rsidDel="00000000" w:rsidR="00000000" w:rsidRPr="00000000">
        <w:rPr>
          <w:rFonts w:ascii="Cabin Condensed" w:cs="Cabin Condensed" w:eastAsia="Cabin Condensed" w:hAnsi="Cabin Condensed"/>
          <w:color w:val="282828"/>
          <w:sz w:val="27"/>
          <w:szCs w:val="27"/>
          <w:highlight w:val="white"/>
          <w:rtl w:val="0"/>
        </w:rPr>
        <w:t xml:space="preserve">allows you to </w:t>
      </w:r>
      <w:r w:rsidDel="00000000" w:rsidR="00000000" w:rsidRPr="00000000">
        <w:rPr>
          <w:rFonts w:ascii="Cabin Condensed" w:cs="Cabin Condensed" w:eastAsia="Cabin Condensed" w:hAnsi="Cabin Condensed"/>
          <w:b w:val="1"/>
          <w:color w:val="313537"/>
          <w:sz w:val="24"/>
          <w:szCs w:val="24"/>
          <w:highlight w:val="white"/>
          <w:rtl w:val="0"/>
        </w:rPr>
        <w:t xml:space="preserve"> review, accept, and manage agreements for an individual account and for all your accounts in AWS Organizations.</w:t>
      </w:r>
      <w:r w:rsidDel="00000000" w:rsidR="00000000" w:rsidRPr="00000000">
        <w:rPr>
          <w:rFonts w:ascii="Cabin Condensed" w:cs="Cabin Condensed" w:eastAsia="Cabin Condensed" w:hAnsi="Cabin Condensed"/>
          <w:color w:val="313537"/>
          <w:sz w:val="24"/>
          <w:szCs w:val="24"/>
          <w:highlight w:val="white"/>
          <w:rtl w:val="0"/>
        </w:rPr>
        <w:t xml:space="preserve">Different types of agreements are offered to address the needs of customers who are subject to specific regulations</w:t>
      </w:r>
    </w:p>
    <w:p w:rsidR="00000000" w:rsidDel="00000000" w:rsidP="00000000" w:rsidRDefault="00000000" w:rsidRPr="00000000" w14:paraId="000000A9">
      <w:pPr>
        <w:numPr>
          <w:ilvl w:val="0"/>
          <w:numId w:val="37"/>
        </w:numPr>
        <w:spacing w:line="480" w:lineRule="auto"/>
        <w:ind w:left="72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AWS Artifact Reports</w:t>
      </w:r>
      <w:r w:rsidDel="00000000" w:rsidR="00000000" w:rsidRPr="00000000">
        <w:rPr>
          <w:rFonts w:ascii="Cabin Condensed" w:cs="Cabin Condensed" w:eastAsia="Cabin Condensed" w:hAnsi="Cabin Condensed"/>
          <w:color w:val="313537"/>
          <w:sz w:val="24"/>
          <w:szCs w:val="24"/>
          <w:highlight w:val="white"/>
          <w:rtl w:val="0"/>
        </w:rPr>
        <w:t xml:space="preserve"> provide c</w:t>
      </w:r>
      <w:r w:rsidDel="00000000" w:rsidR="00000000" w:rsidRPr="00000000">
        <w:rPr>
          <w:rFonts w:ascii="Cabin Condensed" w:cs="Cabin Condensed" w:eastAsia="Cabin Condensed" w:hAnsi="Cabin Condensed"/>
          <w:b w:val="1"/>
          <w:color w:val="313537"/>
          <w:sz w:val="24"/>
          <w:szCs w:val="24"/>
          <w:highlight w:val="white"/>
          <w:rtl w:val="0"/>
        </w:rPr>
        <w:t xml:space="preserve">ompliance reports from third-party auditors. T</w:t>
      </w:r>
      <w:r w:rsidDel="00000000" w:rsidR="00000000" w:rsidRPr="00000000">
        <w:rPr>
          <w:rFonts w:ascii="Cabin Condensed" w:cs="Cabin Condensed" w:eastAsia="Cabin Condensed" w:hAnsi="Cabin Condensed"/>
          <w:color w:val="313537"/>
          <w:sz w:val="24"/>
          <w:szCs w:val="24"/>
          <w:highlight w:val="white"/>
          <w:rtl w:val="0"/>
        </w:rPr>
        <w:t xml:space="preserve">hese auditors have tested and verified that AWS is compliant with a variety of global, regional, and industry-specific security standards and regulations. A</w:t>
      </w:r>
      <w:r w:rsidDel="00000000" w:rsidR="00000000" w:rsidRPr="00000000">
        <w:rPr>
          <w:rFonts w:ascii="Cabin Condensed" w:cs="Cabin Condensed" w:eastAsia="Cabin Condensed" w:hAnsi="Cabin Condensed"/>
          <w:b w:val="1"/>
          <w:color w:val="313537"/>
          <w:sz w:val="24"/>
          <w:szCs w:val="24"/>
          <w:highlight w:val="white"/>
          <w:rtl w:val="0"/>
        </w:rPr>
        <w:t xml:space="preserve">WS Artifact Reports remains up to date with the latest reports released. </w:t>
      </w:r>
      <w:r w:rsidDel="00000000" w:rsidR="00000000" w:rsidRPr="00000000">
        <w:rPr>
          <w:rFonts w:ascii="Cabin Condensed" w:cs="Cabin Condensed" w:eastAsia="Cabin Condensed" w:hAnsi="Cabin Condensed"/>
          <w:color w:val="313537"/>
          <w:sz w:val="24"/>
          <w:szCs w:val="24"/>
          <w:highlight w:val="white"/>
          <w:rtl w:val="0"/>
        </w:rPr>
        <w:t xml:space="preserve">You can provide the AWS audit artifacts to your auditors or regulators as evidence of AWS security controls. </w:t>
      </w:r>
      <w:r w:rsidDel="00000000" w:rsidR="00000000" w:rsidRPr="00000000">
        <w:rPr>
          <w:rFonts w:ascii="Cabin Condensed" w:cs="Cabin Condensed" w:eastAsia="Cabin Condensed" w:hAnsi="Cabin Condensed"/>
          <w:color w:val="313537"/>
          <w:sz w:val="26"/>
          <w:szCs w:val="26"/>
          <w:highlight w:val="white"/>
          <w:rtl w:val="0"/>
        </w:rPr>
        <w:br w:type="textWrapping"/>
      </w:r>
      <w:r w:rsidDel="00000000" w:rsidR="00000000" w:rsidRPr="00000000">
        <w:rPr>
          <w:rtl w:val="0"/>
        </w:rPr>
      </w:r>
    </w:p>
    <w:p w:rsidR="00000000" w:rsidDel="00000000" w:rsidP="00000000" w:rsidRDefault="00000000" w:rsidRPr="00000000" w14:paraId="000000AA">
      <w:pPr>
        <w:numPr>
          <w:ilvl w:val="0"/>
          <w:numId w:val="37"/>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rFonts w:ascii="Cabin Condensed" w:cs="Cabin Condensed" w:eastAsia="Cabin Condensed" w:hAnsi="Cabin Condensed"/>
          <w:b w:val="1"/>
          <w:color w:val="313537"/>
          <w:sz w:val="28"/>
          <w:szCs w:val="28"/>
          <w:highlight w:val="white"/>
        </w:rPr>
      </w:pPr>
      <w:r w:rsidDel="00000000" w:rsidR="00000000" w:rsidRPr="00000000">
        <w:rPr>
          <w:rFonts w:ascii="Cabin Condensed" w:cs="Cabin Condensed" w:eastAsia="Cabin Condensed" w:hAnsi="Cabin Condensed"/>
          <w:b w:val="1"/>
          <w:color w:val="313537"/>
          <w:sz w:val="34"/>
          <w:szCs w:val="34"/>
          <w:highlight w:val="white"/>
          <w:rtl w:val="0"/>
        </w:rPr>
        <w:t xml:space="preserve">The </w:t>
      </w:r>
      <w:hyperlink r:id="rId40">
        <w:r w:rsidDel="00000000" w:rsidR="00000000" w:rsidRPr="00000000">
          <w:rPr>
            <w:rFonts w:ascii="Cabin Condensed" w:cs="Cabin Condensed" w:eastAsia="Cabin Condensed" w:hAnsi="Cabin Condensed"/>
            <w:b w:val="1"/>
            <w:color w:val="1155cc"/>
            <w:sz w:val="34"/>
            <w:szCs w:val="34"/>
            <w:highlight w:val="white"/>
            <w:u w:val="single"/>
            <w:rtl w:val="0"/>
          </w:rPr>
          <w:t xml:space="preserve">Customer Compliance Center</w:t>
        </w:r>
      </w:hyperlink>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contains resources to help you learn more about AWS compliance. It provides </w:t>
      </w:r>
      <w:r w:rsidDel="00000000" w:rsidR="00000000" w:rsidRPr="00000000">
        <w:rPr>
          <w:rFonts w:ascii="Cabin Condensed" w:cs="Cabin Condensed" w:eastAsia="Cabin Condensed" w:hAnsi="Cabin Condensed"/>
          <w:b w:val="1"/>
          <w:color w:val="313537"/>
          <w:sz w:val="26"/>
          <w:szCs w:val="26"/>
          <w:highlight w:val="white"/>
          <w:rtl w:val="0"/>
        </w:rPr>
        <w:t xml:space="preserve">customer compliance stories to discover how companies in regulated industries have solved various compliance, governance, and audit challenges.   </w:t>
      </w:r>
      <w:r w:rsidDel="00000000" w:rsidR="00000000" w:rsidRPr="00000000">
        <w:rPr>
          <w:rFonts w:ascii="Cabin Condensed" w:cs="Cabin Condensed" w:eastAsia="Cabin Condensed" w:hAnsi="Cabin Condensed"/>
          <w:color w:val="313537"/>
          <w:sz w:val="26"/>
          <w:szCs w:val="26"/>
          <w:highlight w:val="white"/>
          <w:rtl w:val="0"/>
        </w:rPr>
        <w:t xml:space="preserve">the Customer Compliance Center includes an auditor learning path. This learning path is designed for individuals in auditing, compliance, and legal roles who want to learn more about how their internal operations can demonstrate compliance using the AWS Cloud.</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Denial-of-service attacks</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A denial-of-service (DoS) attack is a deliberate attempt to make a website or application unavailable to users.</w:t>
      </w:r>
      <w:r w:rsidDel="00000000" w:rsidR="00000000" w:rsidRPr="00000000">
        <w:rPr>
          <w:rFonts w:ascii="Cabin Condensed" w:cs="Cabin Condensed" w:eastAsia="Cabin Condensed" w:hAnsi="Cabin Condensed"/>
          <w:color w:val="313537"/>
          <w:sz w:val="26"/>
          <w:szCs w:val="26"/>
          <w:highlight w:val="white"/>
          <w:rtl w:val="0"/>
        </w:rPr>
        <w:t xml:space="preserve">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24089z96miia" w:id="24"/>
      <w:bookmarkEnd w:id="24"/>
      <w:r w:rsidDel="00000000" w:rsidR="00000000" w:rsidRPr="00000000">
        <w:rPr>
          <w:rtl w:val="0"/>
        </w:rPr>
      </w:r>
    </w:p>
    <w:p w:rsidR="00000000" w:rsidDel="00000000" w:rsidP="00000000" w:rsidRDefault="00000000" w:rsidRPr="00000000" w14:paraId="000000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ak3elyzc097h" w:id="25"/>
      <w:bookmarkEnd w:id="25"/>
      <w:r w:rsidDel="00000000" w:rsidR="00000000" w:rsidRPr="00000000">
        <w:rPr>
          <w:rtl w:val="0"/>
        </w:rPr>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5e3bpgh9l24b" w:id="26"/>
      <w:bookmarkEnd w:id="26"/>
      <w:r w:rsidDel="00000000" w:rsidR="00000000" w:rsidRPr="00000000">
        <w:rPr>
          <w:rtl w:val="0"/>
        </w:rPr>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rq5cjo1sda72" w:id="27"/>
      <w:bookmarkEnd w:id="27"/>
      <w:r w:rsidDel="00000000" w:rsidR="00000000" w:rsidRPr="00000000">
        <w:rPr>
          <w:rFonts w:ascii="Merriweather" w:cs="Merriweather" w:eastAsia="Merriweather" w:hAnsi="Merriweather"/>
          <w:b w:val="1"/>
          <w:color w:val="313537"/>
          <w:sz w:val="38"/>
          <w:szCs w:val="38"/>
          <w:highlight w:val="white"/>
          <w:rtl w:val="0"/>
        </w:rPr>
        <w:t xml:space="preserve">Distributed denial-of-service attacks</w:t>
      </w:r>
    </w:p>
    <w:p w:rsidR="00000000" w:rsidDel="00000000" w:rsidP="00000000" w:rsidRDefault="00000000" w:rsidRPr="00000000" w14:paraId="000000B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Lato" w:cs="Lato" w:eastAsia="Lato" w:hAnsi="Lato"/>
          <w:b w:val="1"/>
          <w:color w:val="313537"/>
          <w:sz w:val="38"/>
          <w:szCs w:val="38"/>
          <w:highlight w:val="white"/>
        </w:rPr>
      </w:pPr>
      <w:bookmarkStart w:colFirst="0" w:colLast="0" w:name="_24089z96miia" w:id="24"/>
      <w:bookmarkEnd w:id="24"/>
      <w:r w:rsidDel="00000000" w:rsidR="00000000" w:rsidRPr="00000000">
        <w:rPr>
          <w:rtl w:val="0"/>
        </w:rPr>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color w:val="313537"/>
          <w:sz w:val="26"/>
          <w:szCs w:val="26"/>
          <w:highlight w:val="white"/>
          <w:rtl w:val="0"/>
        </w:rPr>
        <w:t xml:space="preserve">In a distributed </w:t>
      </w:r>
      <w:r w:rsidDel="00000000" w:rsidR="00000000" w:rsidRPr="00000000">
        <w:rPr>
          <w:rFonts w:ascii="Cabin Condensed" w:cs="Cabin Condensed" w:eastAsia="Cabin Condensed" w:hAnsi="Cabin Condensed"/>
          <w:b w:val="1"/>
          <w:color w:val="313537"/>
          <w:sz w:val="30"/>
          <w:szCs w:val="30"/>
          <w:highlight w:val="white"/>
          <w:rtl w:val="0"/>
        </w:rPr>
        <w:t xml:space="preserve">denial-of-service (DDoS) attack,</w:t>
      </w:r>
      <w:r w:rsidDel="00000000" w:rsidR="00000000" w:rsidRPr="00000000">
        <w:rPr>
          <w:rFonts w:ascii="Cabin Condensed" w:cs="Cabin Condensed" w:eastAsia="Cabin Condensed" w:hAnsi="Cabin Condensed"/>
          <w:color w:val="313537"/>
          <w:sz w:val="26"/>
          <w:szCs w:val="26"/>
          <w:highlight w:val="white"/>
          <w:rtl w:val="0"/>
        </w:rPr>
        <w:t xml:space="preserve"> </w:t>
      </w:r>
      <w:r w:rsidDel="00000000" w:rsidR="00000000" w:rsidRPr="00000000">
        <w:rPr>
          <w:rFonts w:ascii="Cabin Condensed" w:cs="Cabin Condensed" w:eastAsia="Cabin Condensed" w:hAnsi="Cabin Condensed"/>
          <w:b w:val="1"/>
          <w:color w:val="313537"/>
          <w:sz w:val="30"/>
          <w:szCs w:val="30"/>
          <w:highlight w:val="white"/>
          <w:rtl w:val="0"/>
        </w:rPr>
        <w:t xml:space="preserve">multiple sources are used to start an attack </w:t>
      </w:r>
      <w:r w:rsidDel="00000000" w:rsidR="00000000" w:rsidRPr="00000000">
        <w:rPr>
          <w:rFonts w:ascii="Cabin Condensed" w:cs="Cabin Condensed" w:eastAsia="Cabin Condensed" w:hAnsi="Cabin Condensed"/>
          <w:color w:val="313537"/>
          <w:sz w:val="26"/>
          <w:szCs w:val="26"/>
          <w:highlight w:val="white"/>
          <w:rtl w:val="0"/>
        </w:rPr>
        <w:t xml:space="preserve">that aims to make a website or application unavailable</w:t>
      </w:r>
    </w:p>
    <w:p w:rsidR="00000000" w:rsidDel="00000000" w:rsidP="00000000" w:rsidRDefault="00000000" w:rsidRPr="00000000" w14:paraId="000000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3tp8kbegemes" w:id="28"/>
      <w:bookmarkEnd w:id="28"/>
      <w:r w:rsidDel="00000000" w:rsidR="00000000" w:rsidRPr="00000000">
        <w:rPr>
          <w:rFonts w:ascii="Merriweather" w:cs="Merriweather" w:eastAsia="Merriweather" w:hAnsi="Merriweather"/>
          <w:b w:val="1"/>
          <w:color w:val="313537"/>
          <w:sz w:val="38"/>
          <w:szCs w:val="38"/>
          <w:highlight w:val="white"/>
          <w:rtl w:val="0"/>
        </w:rPr>
        <w:t xml:space="preserve">AWS Shield</w:t>
      </w:r>
    </w:p>
    <w:p w:rsidR="00000000" w:rsidDel="00000000" w:rsidP="00000000" w:rsidRDefault="00000000" w:rsidRPr="00000000" w14:paraId="000000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Lato" w:cs="Lato" w:eastAsia="Lato" w:hAnsi="Lato"/>
          <w:b w:val="1"/>
          <w:color w:val="313537"/>
          <w:sz w:val="38"/>
          <w:szCs w:val="38"/>
          <w:highlight w:val="white"/>
        </w:rPr>
      </w:pPr>
      <w:bookmarkStart w:colFirst="0" w:colLast="0" w:name="_3tp8kbegemes" w:id="28"/>
      <w:bookmarkEnd w:id="28"/>
      <w:r w:rsidDel="00000000" w:rsidR="00000000" w:rsidRPr="00000000">
        <w:rPr>
          <w:rtl w:val="0"/>
        </w:rPr>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26"/>
          <w:szCs w:val="26"/>
          <w:highlight w:val="white"/>
        </w:rPr>
      </w:pPr>
      <w:r w:rsidDel="00000000" w:rsidR="00000000" w:rsidRPr="00000000">
        <w:rPr>
          <w:rFonts w:ascii="Cabin Condensed" w:cs="Cabin Condensed" w:eastAsia="Cabin Condensed" w:hAnsi="Cabin Condensed"/>
          <w:b w:val="1"/>
          <w:color w:val="313537"/>
          <w:sz w:val="34"/>
          <w:szCs w:val="34"/>
          <w:highlight w:val="white"/>
          <w:rtl w:val="0"/>
        </w:rPr>
        <w:t xml:space="preserve">AWS Shield</w:t>
      </w:r>
      <w:r w:rsidDel="00000000" w:rsidR="00000000" w:rsidRPr="00000000">
        <w:rPr>
          <w:rFonts w:ascii="Cabin Condensed" w:cs="Cabin Condensed" w:eastAsia="Cabin Condensed" w:hAnsi="Cabin Condensed"/>
          <w:color w:val="313537"/>
          <w:sz w:val="26"/>
          <w:szCs w:val="26"/>
          <w:highlight w:val="white"/>
          <w:rtl w:val="0"/>
        </w:rPr>
        <w:t xml:space="preserve"> is a service tha</w:t>
      </w:r>
      <w:r w:rsidDel="00000000" w:rsidR="00000000" w:rsidRPr="00000000">
        <w:rPr>
          <w:rFonts w:ascii="Cabin Condensed" w:cs="Cabin Condensed" w:eastAsia="Cabin Condensed" w:hAnsi="Cabin Condensed"/>
          <w:b w:val="1"/>
          <w:color w:val="313537"/>
          <w:sz w:val="32"/>
          <w:szCs w:val="32"/>
          <w:highlight w:val="white"/>
          <w:rtl w:val="0"/>
        </w:rPr>
        <w:t xml:space="preserve">t protects applications against DDoS attacks.</w:t>
      </w:r>
      <w:r w:rsidDel="00000000" w:rsidR="00000000" w:rsidRPr="00000000">
        <w:rPr>
          <w:rFonts w:ascii="Cabin Condensed" w:cs="Cabin Condensed" w:eastAsia="Cabin Condensed" w:hAnsi="Cabin Condensed"/>
          <w:b w:val="1"/>
          <w:color w:val="313537"/>
          <w:sz w:val="26"/>
          <w:szCs w:val="26"/>
          <w:highlight w:val="white"/>
          <w:rtl w:val="0"/>
        </w:rPr>
        <w:t xml:space="preserve">AWS Shield provides two levels of protection: Standard and Advanced.</w:t>
      </w:r>
    </w:p>
    <w:p w:rsidR="00000000" w:rsidDel="00000000" w:rsidP="00000000" w:rsidRDefault="00000000" w:rsidRPr="00000000" w14:paraId="000000B6">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AWS Shield Standard </w:t>
      </w:r>
      <w:r w:rsidDel="00000000" w:rsidR="00000000" w:rsidRPr="00000000">
        <w:rPr>
          <w:rFonts w:ascii="Cabin Condensed" w:cs="Cabin Condensed" w:eastAsia="Cabin Condensed" w:hAnsi="Cabin Condensed"/>
          <w:b w:val="1"/>
          <w:color w:val="313537"/>
          <w:sz w:val="32"/>
          <w:szCs w:val="32"/>
          <w:highlight w:val="white"/>
          <w:rtl w:val="0"/>
        </w:rPr>
        <w:t xml:space="preserve">automatically protects all AWS customers at no cost. I</w:t>
      </w:r>
      <w:r w:rsidDel="00000000" w:rsidR="00000000" w:rsidRPr="00000000">
        <w:rPr>
          <w:rFonts w:ascii="Cabin Condensed" w:cs="Cabin Condensed" w:eastAsia="Cabin Condensed" w:hAnsi="Cabin Condensed"/>
          <w:color w:val="313537"/>
          <w:sz w:val="24"/>
          <w:szCs w:val="24"/>
          <w:highlight w:val="white"/>
          <w:rtl w:val="0"/>
        </w:rPr>
        <w:t xml:space="preserve">t protects your AWS resources from the most common, </w:t>
      </w:r>
      <w:r w:rsidDel="00000000" w:rsidR="00000000" w:rsidRPr="00000000">
        <w:rPr>
          <w:rFonts w:ascii="Cabin Condensed" w:cs="Cabin Condensed" w:eastAsia="Cabin Condensed" w:hAnsi="Cabin Condensed"/>
          <w:b w:val="1"/>
          <w:color w:val="313537"/>
          <w:sz w:val="24"/>
          <w:szCs w:val="24"/>
          <w:highlight w:val="white"/>
          <w:rtl w:val="0"/>
        </w:rPr>
        <w:t xml:space="preserve">frequently occurring types of DDoS attacks.  </w:t>
      </w:r>
      <w:r w:rsidDel="00000000" w:rsidR="00000000" w:rsidRPr="00000000">
        <w:rPr>
          <w:rFonts w:ascii="Cabin Condensed" w:cs="Cabin Condensed" w:eastAsia="Cabin Condensed" w:hAnsi="Cabin Condensed"/>
          <w:color w:val="313537"/>
          <w:sz w:val="24"/>
          <w:szCs w:val="24"/>
          <w:highlight w:val="white"/>
          <w:rtl w:val="0"/>
        </w:rPr>
        <w:t xml:space="preserve">AWS Shield Standard uses a variety of analysis techniques to detect malicious traffic in real time and automatically mitigates i</w:t>
      </w:r>
      <w:r w:rsidDel="00000000" w:rsidR="00000000" w:rsidRPr="00000000">
        <w:rPr>
          <w:rFonts w:ascii="Cabin Condensed" w:cs="Cabin Condensed" w:eastAsia="Cabin Condensed" w:hAnsi="Cabin Condensed"/>
          <w:b w:val="1"/>
          <w:color w:val="313537"/>
          <w:sz w:val="24"/>
          <w:szCs w:val="24"/>
          <w:highlight w:val="white"/>
          <w:rtl w:val="0"/>
        </w:rPr>
        <w:t xml:space="preserve">t. </w:t>
      </w:r>
    </w:p>
    <w:p w:rsidR="00000000" w:rsidDel="00000000" w:rsidP="00000000" w:rsidRDefault="00000000" w:rsidRPr="00000000" w14:paraId="000000B7">
      <w:pPr>
        <w:numPr>
          <w:ilvl w:val="0"/>
          <w:numId w:val="25"/>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rFonts w:ascii="Cabin Condensed" w:cs="Cabin Condensed" w:eastAsia="Cabin Condensed" w:hAnsi="Cabin Condensed"/>
          <w:color w:val="313537"/>
          <w:sz w:val="24"/>
          <w:szCs w:val="24"/>
          <w:highlight w:val="white"/>
        </w:rPr>
      </w:pPr>
      <w:r w:rsidDel="00000000" w:rsidR="00000000" w:rsidRPr="00000000">
        <w:rPr>
          <w:rFonts w:ascii="Cabin Condensed" w:cs="Cabin Condensed" w:eastAsia="Cabin Condensed" w:hAnsi="Cabin Condensed"/>
          <w:b w:val="1"/>
          <w:color w:val="313537"/>
          <w:sz w:val="24"/>
          <w:szCs w:val="24"/>
          <w:highlight w:val="white"/>
          <w:rtl w:val="0"/>
        </w:rPr>
        <w:t xml:space="preserve">AWS Shield Advanced</w:t>
      </w:r>
      <w:r w:rsidDel="00000000" w:rsidR="00000000" w:rsidRPr="00000000">
        <w:rPr>
          <w:rFonts w:ascii="Cabin Condensed" w:cs="Cabin Condensed" w:eastAsia="Cabin Condensed" w:hAnsi="Cabin Condensed"/>
          <w:color w:val="313537"/>
          <w:sz w:val="24"/>
          <w:szCs w:val="24"/>
          <w:highlight w:val="white"/>
          <w:rtl w:val="0"/>
        </w:rPr>
        <w:t xml:space="preserve"> is a</w:t>
      </w:r>
      <w:r w:rsidDel="00000000" w:rsidR="00000000" w:rsidRPr="00000000">
        <w:rPr>
          <w:rFonts w:ascii="Cabin Condensed" w:cs="Cabin Condensed" w:eastAsia="Cabin Condensed" w:hAnsi="Cabin Condensed"/>
          <w:b w:val="1"/>
          <w:color w:val="313537"/>
          <w:sz w:val="32"/>
          <w:szCs w:val="32"/>
          <w:highlight w:val="white"/>
          <w:rtl w:val="0"/>
        </w:rPr>
        <w:t xml:space="preserve"> paid service</w:t>
      </w:r>
      <w:r w:rsidDel="00000000" w:rsidR="00000000" w:rsidRPr="00000000">
        <w:rPr>
          <w:rFonts w:ascii="Cabin Condensed" w:cs="Cabin Condensed" w:eastAsia="Cabin Condensed" w:hAnsi="Cabin Condensed"/>
          <w:color w:val="313537"/>
          <w:sz w:val="24"/>
          <w:szCs w:val="24"/>
          <w:highlight w:val="white"/>
          <w:rtl w:val="0"/>
        </w:rPr>
        <w:t xml:space="preserve"> that provides detailed attack diagnostics and the </w:t>
      </w:r>
      <w:r w:rsidDel="00000000" w:rsidR="00000000" w:rsidRPr="00000000">
        <w:rPr>
          <w:rFonts w:ascii="Cabin Condensed" w:cs="Cabin Condensed" w:eastAsia="Cabin Condensed" w:hAnsi="Cabin Condensed"/>
          <w:b w:val="1"/>
          <w:color w:val="313537"/>
          <w:sz w:val="28"/>
          <w:szCs w:val="28"/>
          <w:highlight w:val="white"/>
          <w:rtl w:val="0"/>
        </w:rPr>
        <w:t xml:space="preserve">ability to detect and mitigate sophisticated DDoS attacks.</w:t>
      </w:r>
      <w:r w:rsidDel="00000000" w:rsidR="00000000" w:rsidRPr="00000000">
        <w:rPr>
          <w:rFonts w:ascii="Cabin Condensed" w:cs="Cabin Condensed" w:eastAsia="Cabin Condensed" w:hAnsi="Cabin Condensed"/>
          <w:color w:val="313537"/>
          <w:sz w:val="24"/>
          <w:szCs w:val="24"/>
          <w:highlight w:val="white"/>
          <w:rtl w:val="0"/>
        </w:rPr>
        <w:t xml:space="preserve"> It also</w:t>
      </w:r>
      <w:r w:rsidDel="00000000" w:rsidR="00000000" w:rsidRPr="00000000">
        <w:rPr>
          <w:rFonts w:ascii="Cabin Condensed" w:cs="Cabin Condensed" w:eastAsia="Cabin Condensed" w:hAnsi="Cabin Condensed"/>
          <w:b w:val="1"/>
          <w:color w:val="313537"/>
          <w:sz w:val="28"/>
          <w:szCs w:val="28"/>
          <w:highlight w:val="white"/>
          <w:rtl w:val="0"/>
        </w:rPr>
        <w:t xml:space="preserve"> integrates with other services </w:t>
      </w:r>
      <w:r w:rsidDel="00000000" w:rsidR="00000000" w:rsidRPr="00000000">
        <w:rPr>
          <w:rFonts w:ascii="Cabin Condensed" w:cs="Cabin Condensed" w:eastAsia="Cabin Condensed" w:hAnsi="Cabin Condensed"/>
          <w:color w:val="313537"/>
          <w:sz w:val="24"/>
          <w:szCs w:val="24"/>
          <w:highlight w:val="white"/>
          <w:rtl w:val="0"/>
        </w:rPr>
        <w:t xml:space="preserve">such as A</w:t>
      </w:r>
      <w:r w:rsidDel="00000000" w:rsidR="00000000" w:rsidRPr="00000000">
        <w:rPr>
          <w:rFonts w:ascii="Cabin Condensed" w:cs="Cabin Condensed" w:eastAsia="Cabin Condensed" w:hAnsi="Cabin Condensed"/>
          <w:b w:val="1"/>
          <w:color w:val="313537"/>
          <w:sz w:val="28"/>
          <w:szCs w:val="28"/>
          <w:highlight w:val="white"/>
          <w:rtl w:val="0"/>
        </w:rPr>
        <w:t xml:space="preserve">mazon CloudFront, Amazon Route 53, and Elastic Load Balancing.</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integrate </w:t>
      </w:r>
      <w:r w:rsidDel="00000000" w:rsidR="00000000" w:rsidRPr="00000000">
        <w:rPr>
          <w:rFonts w:ascii="Cabin Condensed" w:cs="Cabin Condensed" w:eastAsia="Cabin Condensed" w:hAnsi="Cabin Condensed"/>
          <w:b w:val="1"/>
          <w:color w:val="313537"/>
          <w:sz w:val="28"/>
          <w:szCs w:val="28"/>
          <w:highlight w:val="white"/>
          <w:rtl w:val="0"/>
        </w:rPr>
        <w:t xml:space="preserve">AWS Shield with AWS WAF </w:t>
      </w:r>
      <w:r w:rsidDel="00000000" w:rsidR="00000000" w:rsidRPr="00000000">
        <w:rPr>
          <w:rFonts w:ascii="Cabin Condensed" w:cs="Cabin Condensed" w:eastAsia="Cabin Condensed" w:hAnsi="Cabin Condensed"/>
          <w:color w:val="313537"/>
          <w:sz w:val="26"/>
          <w:szCs w:val="26"/>
          <w:highlight w:val="white"/>
          <w:rtl w:val="0"/>
        </w:rPr>
        <w:t xml:space="preserve">by</w:t>
      </w:r>
      <w:r w:rsidDel="00000000" w:rsidR="00000000" w:rsidRPr="00000000">
        <w:rPr>
          <w:rFonts w:ascii="Cabin Condensed" w:cs="Cabin Condensed" w:eastAsia="Cabin Condensed" w:hAnsi="Cabin Condensed"/>
          <w:b w:val="1"/>
          <w:color w:val="313537"/>
          <w:sz w:val="26"/>
          <w:szCs w:val="26"/>
          <w:highlight w:val="white"/>
          <w:rtl w:val="0"/>
        </w:rPr>
        <w:t xml:space="preserve"> writing custom rules to mitigate complex DDoS attacks.</w:t>
      </w:r>
      <w:r w:rsidDel="00000000" w:rsidR="00000000" w:rsidRPr="00000000">
        <w:rPr>
          <w:rtl w:val="0"/>
        </w:rPr>
      </w:r>
    </w:p>
    <w:p w:rsidR="00000000" w:rsidDel="00000000" w:rsidP="00000000" w:rsidRDefault="00000000" w:rsidRPr="00000000" w14:paraId="000000B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rFonts w:ascii="Lato" w:cs="Lato" w:eastAsia="Lato" w:hAnsi="Lato"/>
          <w:b w:val="1"/>
          <w:color w:val="2d363a"/>
          <w:sz w:val="48"/>
          <w:szCs w:val="48"/>
          <w:highlight w:val="white"/>
        </w:rPr>
      </w:pPr>
      <w:bookmarkStart w:colFirst="0" w:colLast="0" w:name="_d3gotnojbkkg" w:id="29"/>
      <w:bookmarkEnd w:id="29"/>
      <w:r w:rsidDel="00000000" w:rsidR="00000000" w:rsidRPr="00000000">
        <w:rPr>
          <w:rFonts w:ascii="Lato" w:cs="Lato" w:eastAsia="Lato" w:hAnsi="Lato"/>
          <w:b w:val="1"/>
          <w:color w:val="2d363a"/>
          <w:sz w:val="48"/>
          <w:szCs w:val="48"/>
          <w:highlight w:val="white"/>
          <w:rtl w:val="0"/>
        </w:rPr>
        <w:t xml:space="preserve">Additional security services</w:t>
      </w:r>
    </w:p>
    <w:p w:rsidR="00000000" w:rsidDel="00000000" w:rsidP="00000000" w:rsidRDefault="00000000" w:rsidRPr="00000000" w14:paraId="000000B9">
      <w:pPr>
        <w:numPr>
          <w:ilvl w:val="0"/>
          <w:numId w:val="12"/>
        </w:numPr>
        <w:spacing w:line="480" w:lineRule="auto"/>
        <w:ind w:left="720" w:hanging="360"/>
        <w:rPr>
          <w:rFonts w:ascii="Cabin Condensed" w:cs="Cabin Condensed" w:eastAsia="Cabin Condensed" w:hAnsi="Cabin Condensed"/>
          <w:u w:val="none"/>
        </w:rPr>
      </w:pPr>
      <w:hyperlink r:id="rId41">
        <w:r w:rsidDel="00000000" w:rsidR="00000000" w:rsidRPr="00000000">
          <w:rPr>
            <w:rFonts w:ascii="Cabin Condensed" w:cs="Cabin Condensed" w:eastAsia="Cabin Condensed" w:hAnsi="Cabin Condensed"/>
            <w:b w:val="1"/>
            <w:color w:val="1155cc"/>
            <w:sz w:val="30"/>
            <w:szCs w:val="30"/>
            <w:highlight w:val="white"/>
            <w:u w:val="single"/>
            <w:rtl w:val="0"/>
          </w:rPr>
          <w:t xml:space="preserve">AWS Key Management Service (AWS KMS)</w:t>
        </w:r>
      </w:hyperlink>
      <w:r w:rsidDel="00000000" w:rsidR="00000000" w:rsidRPr="00000000">
        <w:rPr>
          <w:rFonts w:ascii="Cabin Condensed" w:cs="Cabin Condensed" w:eastAsia="Cabin Condensed" w:hAnsi="Cabin Condensed"/>
          <w:b w:val="1"/>
          <w:color w:val="313537"/>
          <w:sz w:val="30"/>
          <w:szCs w:val="30"/>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enables you to perform encryption operations through the use of </w:t>
      </w:r>
      <w:r w:rsidDel="00000000" w:rsidR="00000000" w:rsidRPr="00000000">
        <w:rPr>
          <w:rFonts w:ascii="Cabin Condensed" w:cs="Cabin Condensed" w:eastAsia="Cabin Condensed" w:hAnsi="Cabin Condensed"/>
          <w:b w:val="1"/>
          <w:color w:val="313537"/>
          <w:sz w:val="26"/>
          <w:szCs w:val="26"/>
          <w:highlight w:val="white"/>
          <w:rtl w:val="0"/>
        </w:rPr>
        <w:t xml:space="preserve">cryptographic keys</w:t>
      </w:r>
      <w:r w:rsidDel="00000000" w:rsidR="00000000" w:rsidRPr="00000000">
        <w:rPr>
          <w:rFonts w:ascii="Cabin Condensed" w:cs="Cabin Condensed" w:eastAsia="Cabin Condensed" w:hAnsi="Cabin Condensed"/>
          <w:color w:val="313537"/>
          <w:sz w:val="26"/>
          <w:szCs w:val="26"/>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A cryptographic key is a random string of digits used for locking (encrypting) and unlocking (decrypting) data. </w:t>
      </w:r>
      <w:r w:rsidDel="00000000" w:rsidR="00000000" w:rsidRPr="00000000">
        <w:rPr>
          <w:rFonts w:ascii="Cabin Condensed" w:cs="Cabin Condensed" w:eastAsia="Cabin Condensed" w:hAnsi="Cabin Condensed"/>
          <w:color w:val="313537"/>
          <w:sz w:val="28"/>
          <w:szCs w:val="28"/>
          <w:highlight w:val="white"/>
          <w:rtl w:val="0"/>
        </w:rPr>
        <w:t xml:space="preserve">in any AWS service  data is encrypted at rest and as well as transfers . </w:t>
      </w:r>
    </w:p>
    <w:p w:rsidR="00000000" w:rsidDel="00000000" w:rsidP="00000000" w:rsidRDefault="00000000" w:rsidRPr="00000000" w14:paraId="000000BA">
      <w:pPr>
        <w:numPr>
          <w:ilvl w:val="0"/>
          <w:numId w:val="12"/>
        </w:numPr>
        <w:spacing w:line="480" w:lineRule="auto"/>
        <w:ind w:left="720" w:hanging="360"/>
        <w:rPr>
          <w:rFonts w:ascii="Cabin Condensed" w:cs="Cabin Condensed" w:eastAsia="Cabin Condensed" w:hAnsi="Cabin Condensed"/>
          <w:color w:val="313537"/>
          <w:sz w:val="28"/>
          <w:szCs w:val="28"/>
          <w:highlight w:val="white"/>
          <w:u w:val="none"/>
        </w:rPr>
      </w:pPr>
      <w:hyperlink r:id="rId42">
        <w:r w:rsidDel="00000000" w:rsidR="00000000" w:rsidRPr="00000000">
          <w:rPr>
            <w:rFonts w:ascii="Cabin Condensed" w:cs="Cabin Condensed" w:eastAsia="Cabin Condensed" w:hAnsi="Cabin Condensed"/>
            <w:b w:val="1"/>
            <w:color w:val="1155cc"/>
            <w:sz w:val="26"/>
            <w:szCs w:val="26"/>
            <w:highlight w:val="white"/>
            <w:u w:val="single"/>
            <w:rtl w:val="0"/>
          </w:rPr>
          <w:t xml:space="preserve">AWS WAF</w:t>
        </w:r>
      </w:hyperlink>
      <w:r w:rsidDel="00000000" w:rsidR="00000000" w:rsidRPr="00000000">
        <w:rPr>
          <w:rFonts w:ascii="Cabin Condensed" w:cs="Cabin Condensed" w:eastAsia="Cabin Condensed" w:hAnsi="Cabin Condensed"/>
          <w:color w:val="313537"/>
          <w:sz w:val="26"/>
          <w:szCs w:val="26"/>
          <w:highlight w:val="white"/>
          <w:rtl w:val="0"/>
        </w:rPr>
        <w:t xml:space="preserve"> is a</w:t>
      </w:r>
      <w:r w:rsidDel="00000000" w:rsidR="00000000" w:rsidRPr="00000000">
        <w:rPr>
          <w:rFonts w:ascii="Cabin Condensed" w:cs="Cabin Condensed" w:eastAsia="Cabin Condensed" w:hAnsi="Cabin Condensed"/>
          <w:b w:val="1"/>
          <w:color w:val="313537"/>
          <w:sz w:val="26"/>
          <w:szCs w:val="26"/>
          <w:highlight w:val="white"/>
          <w:rtl w:val="0"/>
        </w:rPr>
        <w:t xml:space="preserve"> web application firewall</w:t>
      </w:r>
      <w:r w:rsidDel="00000000" w:rsidR="00000000" w:rsidRPr="00000000">
        <w:rPr>
          <w:rFonts w:ascii="Cabin Condensed" w:cs="Cabin Condensed" w:eastAsia="Cabin Condensed" w:hAnsi="Cabin Condensed"/>
          <w:color w:val="313537"/>
          <w:sz w:val="26"/>
          <w:szCs w:val="26"/>
          <w:highlight w:val="white"/>
          <w:rtl w:val="0"/>
        </w:rPr>
        <w:t xml:space="preserve"> that lets you </w:t>
      </w:r>
      <w:r w:rsidDel="00000000" w:rsidR="00000000" w:rsidRPr="00000000">
        <w:rPr>
          <w:rFonts w:ascii="Cabin Condensed" w:cs="Cabin Condensed" w:eastAsia="Cabin Condensed" w:hAnsi="Cabin Condensed"/>
          <w:b w:val="1"/>
          <w:color w:val="313537"/>
          <w:sz w:val="26"/>
          <w:szCs w:val="26"/>
          <w:highlight w:val="white"/>
          <w:rtl w:val="0"/>
        </w:rPr>
        <w:t xml:space="preserve">monitor network requests that come into your web applications.</w:t>
      </w:r>
      <w:r w:rsidDel="00000000" w:rsidR="00000000" w:rsidRPr="00000000">
        <w:rPr>
          <w:rFonts w:ascii="Cabin Condensed" w:cs="Cabin Condensed" w:eastAsia="Cabin Condensed" w:hAnsi="Cabin Condensed"/>
          <w:color w:val="313537"/>
          <w:sz w:val="26"/>
          <w:szCs w:val="26"/>
          <w:highlight w:val="white"/>
          <w:rtl w:val="0"/>
        </w:rPr>
        <w:t xml:space="preserve"> </w:t>
      </w:r>
      <w:r w:rsidDel="00000000" w:rsidR="00000000" w:rsidRPr="00000000">
        <w:rPr>
          <w:rFonts w:ascii="Cabin Condensed" w:cs="Cabin Condensed" w:eastAsia="Cabin Condensed" w:hAnsi="Cabin Condensed"/>
          <w:b w:val="1"/>
          <w:color w:val="313537"/>
          <w:sz w:val="32"/>
          <w:szCs w:val="32"/>
          <w:highlight w:val="white"/>
          <w:rtl w:val="0"/>
        </w:rPr>
        <w:t xml:space="preserve">AWS WAF works together with Amazon CloudFront and an Application Load Balancer. It  the ip address of the incoming package and if it is on the list . </w:t>
      </w: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26"/>
          <w:szCs w:val="26"/>
          <w:highlight w:val="white"/>
        </w:rPr>
      </w:pPr>
      <w:r w:rsidDel="00000000" w:rsidR="00000000" w:rsidRPr="00000000">
        <w:rPr>
          <w:rFonts w:ascii="Cabin Condensed" w:cs="Cabin Condensed" w:eastAsia="Cabin Condensed" w:hAnsi="Cabin Condensed"/>
          <w:b w:val="1"/>
          <w:color w:val="313537"/>
          <w:sz w:val="26"/>
          <w:szCs w:val="26"/>
          <w:highlight w:val="white"/>
        </w:rPr>
        <w:drawing>
          <wp:inline distB="114300" distT="114300" distL="114300" distR="114300">
            <wp:extent cx="4355320" cy="3748088"/>
            <wp:effectExtent b="0" l="0" r="0" t="0"/>
            <wp:docPr id="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35532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color w:val="313537"/>
          <w:sz w:val="26"/>
          <w:szCs w:val="26"/>
          <w:highlight w:val="white"/>
          <w:u w:val="none"/>
        </w:rPr>
      </w:pPr>
      <w:hyperlink r:id="rId44">
        <w:r w:rsidDel="00000000" w:rsidR="00000000" w:rsidRPr="00000000">
          <w:rPr>
            <w:rFonts w:ascii="Cabin Condensed" w:cs="Cabin Condensed" w:eastAsia="Cabin Condensed" w:hAnsi="Cabin Condensed"/>
            <w:b w:val="1"/>
            <w:color w:val="1155cc"/>
            <w:sz w:val="26"/>
            <w:szCs w:val="26"/>
            <w:highlight w:val="white"/>
            <w:u w:val="single"/>
            <w:rtl w:val="0"/>
          </w:rPr>
          <w:t xml:space="preserve">Amazon Inspector</w:t>
        </w:r>
      </w:hyperlink>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helps to</w:t>
      </w:r>
      <w:r w:rsidDel="00000000" w:rsidR="00000000" w:rsidRPr="00000000">
        <w:rPr>
          <w:rFonts w:ascii="Cabin Condensed" w:cs="Cabin Condensed" w:eastAsia="Cabin Condensed" w:hAnsi="Cabin Condensed"/>
          <w:b w:val="1"/>
          <w:color w:val="313537"/>
          <w:sz w:val="32"/>
          <w:szCs w:val="32"/>
          <w:highlight w:val="white"/>
          <w:rtl w:val="0"/>
        </w:rPr>
        <w:t xml:space="preserve"> improve the security and compliance of applications by running automated security assessments. </w:t>
      </w:r>
      <w:r w:rsidDel="00000000" w:rsidR="00000000" w:rsidRPr="00000000">
        <w:rPr>
          <w:rFonts w:ascii="Cabin Condensed" w:cs="Cabin Condensed" w:eastAsia="Cabin Condensed" w:hAnsi="Cabin Condensed"/>
          <w:color w:val="313537"/>
          <w:sz w:val="32"/>
          <w:szCs w:val="32"/>
          <w:highlight w:val="white"/>
          <w:rtl w:val="0"/>
        </w:rPr>
        <w:t xml:space="preserve">It </w:t>
      </w:r>
      <w:r w:rsidDel="00000000" w:rsidR="00000000" w:rsidRPr="00000000">
        <w:rPr>
          <w:rFonts w:ascii="Cabin Condensed" w:cs="Cabin Condensed" w:eastAsia="Cabin Condensed" w:hAnsi="Cabin Condensed"/>
          <w:color w:val="313537"/>
          <w:sz w:val="26"/>
          <w:szCs w:val="26"/>
          <w:highlight w:val="white"/>
          <w:rtl w:val="0"/>
        </w:rPr>
        <w:t xml:space="preserve">checks applications for</w:t>
      </w:r>
      <w:r w:rsidDel="00000000" w:rsidR="00000000" w:rsidRPr="00000000">
        <w:rPr>
          <w:rFonts w:ascii="Cabin Condensed" w:cs="Cabin Condensed" w:eastAsia="Cabin Condensed" w:hAnsi="Cabin Condensed"/>
          <w:b w:val="1"/>
          <w:color w:val="313537"/>
          <w:sz w:val="30"/>
          <w:szCs w:val="30"/>
          <w:highlight w:val="white"/>
          <w:rtl w:val="0"/>
        </w:rPr>
        <w:t xml:space="preserve"> security vulnerabilities and deviations from security best practices,</w:t>
      </w:r>
      <w:r w:rsidDel="00000000" w:rsidR="00000000" w:rsidRPr="00000000">
        <w:rPr>
          <w:rFonts w:ascii="Cabin Condensed" w:cs="Cabin Condensed" w:eastAsia="Cabin Condensed" w:hAnsi="Cabin Condensed"/>
          <w:color w:val="313537"/>
          <w:sz w:val="26"/>
          <w:szCs w:val="26"/>
          <w:highlight w:val="white"/>
          <w:rtl w:val="0"/>
        </w:rPr>
        <w:t xml:space="preserve"> such as open access to Amazon EC2 instances and installations of vulnerable software versions. it provides you with a</w:t>
      </w:r>
      <w:r w:rsidDel="00000000" w:rsidR="00000000" w:rsidRPr="00000000">
        <w:rPr>
          <w:rFonts w:ascii="Cabin Condensed" w:cs="Cabin Condensed" w:eastAsia="Cabin Condensed" w:hAnsi="Cabin Condensed"/>
          <w:b w:val="1"/>
          <w:color w:val="313537"/>
          <w:sz w:val="28"/>
          <w:szCs w:val="28"/>
          <w:highlight w:val="white"/>
          <w:rtl w:val="0"/>
        </w:rPr>
        <w:t xml:space="preserve"> list of security findings. </w:t>
      </w:r>
      <w:r w:rsidDel="00000000" w:rsidR="00000000" w:rsidRPr="00000000">
        <w:rPr>
          <w:rFonts w:ascii="Cabin Condensed" w:cs="Cabin Condensed" w:eastAsia="Cabin Condensed" w:hAnsi="Cabin Condensed"/>
          <w:color w:val="313537"/>
          <w:sz w:val="26"/>
          <w:szCs w:val="26"/>
          <w:highlight w:val="white"/>
          <w:rtl w:val="0"/>
        </w:rPr>
        <w:t xml:space="preserve">The list prioritizes by severity level, including a detailed description of each security issue and a </w:t>
      </w:r>
      <w:r w:rsidDel="00000000" w:rsidR="00000000" w:rsidRPr="00000000">
        <w:rPr>
          <w:rFonts w:ascii="Cabin Condensed" w:cs="Cabin Condensed" w:eastAsia="Cabin Condensed" w:hAnsi="Cabin Condensed"/>
          <w:b w:val="1"/>
          <w:color w:val="313537"/>
          <w:sz w:val="30"/>
          <w:szCs w:val="30"/>
          <w:highlight w:val="white"/>
          <w:rtl w:val="0"/>
        </w:rPr>
        <w:t xml:space="preserve">recommendation for how to fix it. </w:t>
      </w:r>
      <w:r w:rsidDel="00000000" w:rsidR="00000000" w:rsidRPr="00000000">
        <w:rPr>
          <w:rFonts w:ascii="Cabin Condensed" w:cs="Cabin Condensed" w:eastAsia="Cabin Condensed" w:hAnsi="Cabin Condensed"/>
          <w:b w:val="1"/>
          <w:color w:val="313537"/>
          <w:sz w:val="26"/>
          <w:szCs w:val="26"/>
          <w:highlight w:val="white"/>
          <w:rtl w:val="0"/>
        </w:rPr>
        <w:t xml:space="preserve">AWS does not guarantee t</w:t>
      </w:r>
      <w:r w:rsidDel="00000000" w:rsidR="00000000" w:rsidRPr="00000000">
        <w:rPr>
          <w:rFonts w:ascii="Cabin Condensed" w:cs="Cabin Condensed" w:eastAsia="Cabin Condensed" w:hAnsi="Cabin Condensed"/>
          <w:color w:val="313537"/>
          <w:sz w:val="26"/>
          <w:szCs w:val="26"/>
          <w:highlight w:val="white"/>
          <w:rtl w:val="0"/>
        </w:rPr>
        <w:t xml:space="preserve">hat following the provided recommendations</w:t>
      </w:r>
      <w:r w:rsidDel="00000000" w:rsidR="00000000" w:rsidRPr="00000000">
        <w:rPr>
          <w:rFonts w:ascii="Cabin Condensed" w:cs="Cabin Condensed" w:eastAsia="Cabin Condensed" w:hAnsi="Cabin Condensed"/>
          <w:b w:val="1"/>
          <w:color w:val="313537"/>
          <w:sz w:val="26"/>
          <w:szCs w:val="26"/>
          <w:highlight w:val="white"/>
          <w:rtl w:val="0"/>
        </w:rPr>
        <w:t xml:space="preserve"> resolves every potential security issue.</w:t>
      </w:r>
    </w:p>
    <w:p w:rsidR="00000000" w:rsidDel="00000000" w:rsidP="00000000" w:rsidRDefault="00000000" w:rsidRPr="00000000" w14:paraId="000000BD">
      <w:pPr>
        <w:numPr>
          <w:ilvl w:val="0"/>
          <w:numId w:val="19"/>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rFonts w:ascii="Cabin Condensed" w:cs="Cabin Condensed" w:eastAsia="Cabin Condensed" w:hAnsi="Cabin Condensed"/>
          <w:b w:val="1"/>
          <w:color w:val="313537"/>
          <w:sz w:val="26"/>
          <w:szCs w:val="26"/>
          <w:highlight w:val="white"/>
          <w:u w:val="none"/>
        </w:rPr>
      </w:pPr>
      <w:hyperlink r:id="rId45">
        <w:r w:rsidDel="00000000" w:rsidR="00000000" w:rsidRPr="00000000">
          <w:rPr>
            <w:rFonts w:ascii="Cabin Condensed" w:cs="Cabin Condensed" w:eastAsia="Cabin Condensed" w:hAnsi="Cabin Condensed"/>
            <w:b w:val="1"/>
            <w:color w:val="1155cc"/>
            <w:sz w:val="26"/>
            <w:szCs w:val="26"/>
            <w:highlight w:val="white"/>
            <w:u w:val="single"/>
            <w:rtl w:val="0"/>
          </w:rPr>
          <w:t xml:space="preserve">Amazon GuardDuty</w:t>
        </w:r>
      </w:hyperlink>
      <w:r w:rsidDel="00000000" w:rsidR="00000000" w:rsidRPr="00000000">
        <w:rPr>
          <w:rFonts w:ascii="Cabin Condensed" w:cs="Cabin Condensed" w:eastAsia="Cabin Condensed" w:hAnsi="Cabin Condensed"/>
          <w:color w:val="313537"/>
          <w:sz w:val="26"/>
          <w:szCs w:val="26"/>
          <w:highlight w:val="white"/>
          <w:rtl w:val="0"/>
        </w:rPr>
        <w:t xml:space="preserve"> is a service that </w:t>
      </w:r>
      <w:r w:rsidDel="00000000" w:rsidR="00000000" w:rsidRPr="00000000">
        <w:rPr>
          <w:rFonts w:ascii="Cabin Condensed" w:cs="Cabin Condensed" w:eastAsia="Cabin Condensed" w:hAnsi="Cabin Condensed"/>
          <w:b w:val="1"/>
          <w:color w:val="313537"/>
          <w:sz w:val="28"/>
          <w:szCs w:val="28"/>
          <w:highlight w:val="white"/>
          <w:rtl w:val="0"/>
        </w:rPr>
        <w:t xml:space="preserve">provides intelligent threat detection for your AWS infrastructure and resources</w:t>
      </w:r>
      <w:r w:rsidDel="00000000" w:rsidR="00000000" w:rsidRPr="00000000">
        <w:rPr>
          <w:rFonts w:ascii="Cabin Condensed" w:cs="Cabin Condensed" w:eastAsia="Cabin Condensed" w:hAnsi="Cabin Condensed"/>
          <w:color w:val="313537"/>
          <w:sz w:val="28"/>
          <w:szCs w:val="28"/>
          <w:highlight w:val="white"/>
          <w:rtl w:val="0"/>
        </w:rPr>
        <w:t xml:space="preserve">.</w:t>
      </w:r>
      <w:r w:rsidDel="00000000" w:rsidR="00000000" w:rsidRPr="00000000">
        <w:rPr>
          <w:rFonts w:ascii="Cabin Condensed" w:cs="Cabin Condensed" w:eastAsia="Cabin Condensed" w:hAnsi="Cabin Condensed"/>
          <w:color w:val="313537"/>
          <w:sz w:val="26"/>
          <w:szCs w:val="26"/>
          <w:highlight w:val="white"/>
          <w:rtl w:val="0"/>
        </w:rPr>
        <w:t xml:space="preserve">It identifies threats by continuously </w:t>
      </w:r>
      <w:r w:rsidDel="00000000" w:rsidR="00000000" w:rsidRPr="00000000">
        <w:rPr>
          <w:rFonts w:ascii="Cabin Condensed" w:cs="Cabin Condensed" w:eastAsia="Cabin Condensed" w:hAnsi="Cabin Condensed"/>
          <w:b w:val="1"/>
          <w:color w:val="313537"/>
          <w:sz w:val="28"/>
          <w:szCs w:val="28"/>
          <w:highlight w:val="white"/>
          <w:rtl w:val="0"/>
        </w:rPr>
        <w:t xml:space="preserve">monitoring the network activity and account behavior within your AWS environment</w:t>
      </w:r>
      <w:r w:rsidDel="00000000" w:rsidR="00000000" w:rsidRPr="00000000">
        <w:rPr>
          <w:rFonts w:ascii="Cabin Condensed" w:cs="Cabin Condensed" w:eastAsia="Cabin Condensed" w:hAnsi="Cabin Condensed"/>
          <w:color w:val="313537"/>
          <w:sz w:val="26"/>
          <w:szCs w:val="26"/>
          <w:highlight w:val="white"/>
          <w:rtl w:val="0"/>
        </w:rPr>
        <w:t xml:space="preserve">.it continuously </w:t>
      </w:r>
      <w:r w:rsidDel="00000000" w:rsidR="00000000" w:rsidRPr="00000000">
        <w:rPr>
          <w:rFonts w:ascii="Cabin Condensed" w:cs="Cabin Condensed" w:eastAsia="Cabin Condensed" w:hAnsi="Cabin Condensed"/>
          <w:b w:val="1"/>
          <w:color w:val="313537"/>
          <w:sz w:val="28"/>
          <w:szCs w:val="28"/>
          <w:highlight w:val="white"/>
          <w:rtl w:val="0"/>
        </w:rPr>
        <w:t xml:space="preserve">analyzes data from multiple AWS sources, including VPC Flow Logs and DNS logs.  </w:t>
      </w:r>
      <w:r w:rsidDel="00000000" w:rsidR="00000000" w:rsidRPr="00000000">
        <w:rPr>
          <w:rFonts w:ascii="Cabin Condensed" w:cs="Cabin Condensed" w:eastAsia="Cabin Condensed" w:hAnsi="Cabin Condensed"/>
          <w:color w:val="313537"/>
          <w:sz w:val="28"/>
          <w:szCs w:val="28"/>
          <w:highlight w:val="white"/>
          <w:rtl w:val="0"/>
        </w:rPr>
        <w:t xml:space="preserve">If it finds threats it </w:t>
      </w:r>
      <w:r w:rsidDel="00000000" w:rsidR="00000000" w:rsidRPr="00000000">
        <w:rPr>
          <w:rFonts w:ascii="Cabin Condensed" w:cs="Cabin Condensed" w:eastAsia="Cabin Condensed" w:hAnsi="Cabin Condensed"/>
          <w:color w:val="313537"/>
          <w:sz w:val="28"/>
          <w:szCs w:val="28"/>
          <w:highlight w:val="white"/>
          <w:rtl w:val="0"/>
        </w:rPr>
        <w:t xml:space="preserve">recommends next steps. You can a</w:t>
      </w:r>
      <w:r w:rsidDel="00000000" w:rsidR="00000000" w:rsidRPr="00000000">
        <w:rPr>
          <w:rFonts w:ascii="Cabin Condensed" w:cs="Cabin Condensed" w:eastAsia="Cabin Condensed" w:hAnsi="Cabin Condensed"/>
          <w:b w:val="1"/>
          <w:color w:val="313537"/>
          <w:sz w:val="28"/>
          <w:szCs w:val="28"/>
          <w:highlight w:val="white"/>
          <w:rtl w:val="0"/>
        </w:rPr>
        <w:t xml:space="preserve">lso attach lambda functions to automate response.   </w:t>
      </w:r>
      <w:r w:rsidDel="00000000" w:rsidR="00000000" w:rsidRPr="00000000">
        <w:rPr>
          <w:rtl w:val="0"/>
        </w:rPr>
      </w:r>
    </w:p>
    <w:p w:rsidR="00000000" w:rsidDel="00000000" w:rsidP="00000000" w:rsidRDefault="00000000" w:rsidRPr="00000000" w14:paraId="000000B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xaw7lcoi77pm" w:id="30"/>
      <w:bookmarkEnd w:id="30"/>
      <w:r w:rsidDel="00000000" w:rsidR="00000000" w:rsidRPr="00000000">
        <w:rPr>
          <w:rFonts w:ascii="Cabin Condensed" w:cs="Cabin Condensed" w:eastAsia="Cabin Condensed" w:hAnsi="Cabin Condensed"/>
          <w:b w:val="1"/>
          <w:color w:val="2d363a"/>
          <w:sz w:val="46"/>
          <w:szCs w:val="46"/>
          <w:highlight w:val="white"/>
          <w:rtl w:val="0"/>
        </w:rPr>
        <w:t xml:space="preserve">Amazon CloudWatch</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28"/>
          <w:szCs w:val="28"/>
          <w:highlight w:val="white"/>
        </w:rPr>
      </w:pPr>
      <w:hyperlink r:id="rId46">
        <w:r w:rsidDel="00000000" w:rsidR="00000000" w:rsidRPr="00000000">
          <w:rPr>
            <w:rFonts w:ascii="Cabin Condensed" w:cs="Cabin Condensed" w:eastAsia="Cabin Condensed" w:hAnsi="Cabin Condensed"/>
            <w:b w:val="1"/>
            <w:color w:val="1155cc"/>
            <w:sz w:val="26"/>
            <w:szCs w:val="26"/>
            <w:highlight w:val="white"/>
            <w:u w:val="single"/>
            <w:rtl w:val="0"/>
          </w:rPr>
          <w:t xml:space="preserve">Amazon CloudWatch</w:t>
        </w:r>
      </w:hyperlink>
      <w:r w:rsidDel="00000000" w:rsidR="00000000" w:rsidRPr="00000000">
        <w:rPr>
          <w:rFonts w:ascii="Cabin Condensed" w:cs="Cabin Condensed" w:eastAsia="Cabin Condensed" w:hAnsi="Cabin Condensed"/>
          <w:b w:val="1"/>
          <w:color w:val="313537"/>
          <w:sz w:val="26"/>
          <w:szCs w:val="26"/>
          <w:highlight w:val="white"/>
          <w:rtl w:val="0"/>
        </w:rPr>
        <w:t xml:space="preserve"> i</w:t>
      </w:r>
      <w:r w:rsidDel="00000000" w:rsidR="00000000" w:rsidRPr="00000000">
        <w:rPr>
          <w:rFonts w:ascii="Cabin Condensed" w:cs="Cabin Condensed" w:eastAsia="Cabin Condensed" w:hAnsi="Cabin Condensed"/>
          <w:color w:val="313537"/>
          <w:sz w:val="26"/>
          <w:szCs w:val="26"/>
          <w:highlight w:val="white"/>
          <w:rtl w:val="0"/>
        </w:rPr>
        <w:t xml:space="preserve">s a web service that enables you to</w:t>
      </w:r>
      <w:r w:rsidDel="00000000" w:rsidR="00000000" w:rsidRPr="00000000">
        <w:rPr>
          <w:rFonts w:ascii="Cabin Condensed" w:cs="Cabin Condensed" w:eastAsia="Cabin Condensed" w:hAnsi="Cabin Condensed"/>
          <w:b w:val="1"/>
          <w:color w:val="313537"/>
          <w:sz w:val="26"/>
          <w:szCs w:val="26"/>
          <w:highlight w:val="white"/>
          <w:rtl w:val="0"/>
        </w:rPr>
        <w:t xml:space="preserve"> monitor and manage various metrics and configure alarm actions based on data from those </w:t>
      </w:r>
      <w:r w:rsidDel="00000000" w:rsidR="00000000" w:rsidRPr="00000000">
        <w:rPr>
          <w:rFonts w:ascii="Cabin Condensed" w:cs="Cabin Condensed" w:eastAsia="Cabin Condensed" w:hAnsi="Cabin Condensed"/>
          <w:b w:val="1"/>
          <w:color w:val="313537"/>
          <w:sz w:val="32"/>
          <w:szCs w:val="32"/>
          <w:highlight w:val="white"/>
          <w:rtl w:val="0"/>
        </w:rPr>
        <w:t xml:space="preserve">metrics</w:t>
      </w:r>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CloudWatch then uses these </w:t>
      </w:r>
      <w:r w:rsidDel="00000000" w:rsidR="00000000" w:rsidRPr="00000000">
        <w:rPr>
          <w:rFonts w:ascii="Cabin Condensed" w:cs="Cabin Condensed" w:eastAsia="Cabin Condensed" w:hAnsi="Cabin Condensed"/>
          <w:b w:val="1"/>
          <w:color w:val="313537"/>
          <w:sz w:val="26"/>
          <w:szCs w:val="26"/>
          <w:highlight w:val="white"/>
          <w:rtl w:val="0"/>
        </w:rPr>
        <w:t xml:space="preserve">metrics to create graphs automatically that show how performance has changed over time. </w:t>
      </w:r>
      <w:r w:rsidDel="00000000" w:rsidR="00000000" w:rsidRPr="00000000">
        <w:rPr>
          <w:rtl w:val="0"/>
        </w:rPr>
      </w:r>
    </w:p>
    <w:p w:rsidR="00000000" w:rsidDel="00000000" w:rsidP="00000000" w:rsidRDefault="00000000" w:rsidRPr="00000000" w14:paraId="000000C0">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Cabin Condensed" w:cs="Cabin Condensed" w:eastAsia="Cabin Condensed" w:hAnsi="Cabin Condensed"/>
          <w:b w:val="1"/>
          <w:color w:val="313537"/>
          <w:sz w:val="16"/>
          <w:szCs w:val="16"/>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CloudWatch alarms </w:t>
      </w:r>
      <w:r w:rsidDel="00000000" w:rsidR="00000000" w:rsidRPr="00000000">
        <w:rPr>
          <w:rFonts w:ascii="Cabin Condensed" w:cs="Cabin Condensed" w:eastAsia="Cabin Condensed" w:hAnsi="Cabin Condensed"/>
          <w:color w:val="313537"/>
          <w:sz w:val="26"/>
          <w:szCs w:val="26"/>
          <w:highlight w:val="white"/>
          <w:rtl w:val="0"/>
        </w:rPr>
        <w:t xml:space="preserve">you can create</w:t>
      </w:r>
      <w:r w:rsidDel="00000000" w:rsidR="00000000" w:rsidRPr="00000000">
        <w:rPr>
          <w:rFonts w:ascii="Cabin Condensed" w:cs="Cabin Condensed" w:eastAsia="Cabin Condensed" w:hAnsi="Cabin Condensed"/>
          <w:b w:val="1"/>
          <w:color w:val="313537"/>
          <w:sz w:val="26"/>
          <w:szCs w:val="26"/>
          <w:highlight w:val="white"/>
          <w:rtl w:val="0"/>
        </w:rPr>
        <w:t xml:space="preserve"> </w:t>
      </w:r>
      <w:hyperlink r:id="rId47">
        <w:r w:rsidDel="00000000" w:rsidR="00000000" w:rsidRPr="00000000">
          <w:rPr>
            <w:rFonts w:ascii="Cabin Condensed" w:cs="Cabin Condensed" w:eastAsia="Cabin Condensed" w:hAnsi="Cabin Condensed"/>
            <w:b w:val="1"/>
            <w:color w:val="1155cc"/>
            <w:sz w:val="26"/>
            <w:szCs w:val="26"/>
            <w:highlight w:val="white"/>
            <w:u w:val="single"/>
            <w:rtl w:val="0"/>
          </w:rPr>
          <w:t xml:space="preserve">alarms</w:t>
        </w:r>
      </w:hyperlink>
      <w:r w:rsidDel="00000000" w:rsidR="00000000" w:rsidRPr="00000000">
        <w:rPr>
          <w:rFonts w:ascii="Cabin Condensed" w:cs="Cabin Condensed" w:eastAsia="Cabin Condensed" w:hAnsi="Cabin Condensed"/>
          <w:b w:val="1"/>
          <w:color w:val="313537"/>
          <w:sz w:val="26"/>
          <w:szCs w:val="26"/>
          <w:highlight w:val="white"/>
          <w:rtl w:val="0"/>
        </w:rPr>
        <w:t xml:space="preserve"> that automatically perform actions</w:t>
      </w:r>
      <w:r w:rsidDel="00000000" w:rsidR="00000000" w:rsidRPr="00000000">
        <w:rPr>
          <w:rFonts w:ascii="Cabin Condensed" w:cs="Cabin Condensed" w:eastAsia="Cabin Condensed" w:hAnsi="Cabin Condensed"/>
          <w:color w:val="313537"/>
          <w:sz w:val="26"/>
          <w:szCs w:val="26"/>
          <w:highlight w:val="white"/>
          <w:rtl w:val="0"/>
        </w:rPr>
        <w:t xml:space="preserve"> if the value of your metric has</w:t>
      </w:r>
      <w:r w:rsidDel="00000000" w:rsidR="00000000" w:rsidRPr="00000000">
        <w:rPr>
          <w:rFonts w:ascii="Cabin Condensed" w:cs="Cabin Condensed" w:eastAsia="Cabin Condensed" w:hAnsi="Cabin Condensed"/>
          <w:b w:val="1"/>
          <w:color w:val="313537"/>
          <w:sz w:val="26"/>
          <w:szCs w:val="26"/>
          <w:highlight w:val="white"/>
          <w:rtl w:val="0"/>
        </w:rPr>
        <w:t xml:space="preserve"> gone above or below a predefined threshold. </w:t>
      </w:r>
    </w:p>
    <w:p w:rsidR="00000000" w:rsidDel="00000000" w:rsidP="00000000" w:rsidRDefault="00000000" w:rsidRPr="00000000" w14:paraId="000000C1">
      <w:pPr>
        <w:numPr>
          <w:ilvl w:val="0"/>
          <w:numId w:val="24"/>
        </w:numPr>
        <w:pBdr>
          <w:top w:color="auto" w:space="0" w:sz="0" w:val="none"/>
          <w:bottom w:color="auto" w:space="0" w:sz="0" w:val="none"/>
          <w:right w:color="auto" w:space="0" w:sz="0" w:val="none"/>
          <w:between w:color="auto" w:space="0" w:sz="0" w:val="none"/>
        </w:pBdr>
        <w:shd w:fill="ffffff" w:val="clear"/>
        <w:spacing w:after="760" w:line="480" w:lineRule="auto"/>
        <w:ind w:left="1440" w:hanging="360"/>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b w:val="1"/>
          <w:color w:val="313537"/>
          <w:sz w:val="28"/>
          <w:szCs w:val="28"/>
          <w:highlight w:val="white"/>
          <w:rtl w:val="0"/>
        </w:rPr>
        <w:t xml:space="preserve">CloudWatch </w:t>
      </w:r>
      <w:hyperlink r:id="rId48">
        <w:r w:rsidDel="00000000" w:rsidR="00000000" w:rsidRPr="00000000">
          <w:rPr>
            <w:rFonts w:ascii="Cabin Condensed" w:cs="Cabin Condensed" w:eastAsia="Cabin Condensed" w:hAnsi="Cabin Condensed"/>
            <w:b w:val="1"/>
            <w:color w:val="1155cc"/>
            <w:sz w:val="28"/>
            <w:szCs w:val="28"/>
            <w:highlight w:val="white"/>
            <w:u w:val="single"/>
            <w:rtl w:val="0"/>
          </w:rPr>
          <w:t xml:space="preserve">dashboard</w:t>
        </w:r>
      </w:hyperlink>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feature enables you to access </w:t>
      </w:r>
      <w:r w:rsidDel="00000000" w:rsidR="00000000" w:rsidRPr="00000000">
        <w:rPr>
          <w:rFonts w:ascii="Cabin Condensed" w:cs="Cabin Condensed" w:eastAsia="Cabin Condensed" w:hAnsi="Cabin Condensed"/>
          <w:b w:val="1"/>
          <w:color w:val="313537"/>
          <w:sz w:val="28"/>
          <w:szCs w:val="28"/>
          <w:highlight w:val="white"/>
          <w:rtl w:val="0"/>
        </w:rPr>
        <w:t xml:space="preserve">all the metrics for your resources from a single location</w:t>
      </w:r>
      <w:r w:rsidDel="00000000" w:rsidR="00000000" w:rsidRPr="00000000">
        <w:rPr>
          <w:rFonts w:ascii="Cabin Condensed" w:cs="Cabin Condensed" w:eastAsia="Cabin Condensed" w:hAnsi="Cabin Condensed"/>
          <w:color w:val="313537"/>
          <w:sz w:val="26"/>
          <w:szCs w:val="26"/>
          <w:highlight w:val="white"/>
          <w:rtl w:val="0"/>
        </w:rPr>
        <w:t xml:space="preserve">. CloudWatch dashboard to </w:t>
      </w:r>
      <w:r w:rsidDel="00000000" w:rsidR="00000000" w:rsidRPr="00000000">
        <w:rPr>
          <w:rFonts w:ascii="Cabin Condensed" w:cs="Cabin Condensed" w:eastAsia="Cabin Condensed" w:hAnsi="Cabin Condensed"/>
          <w:b w:val="1"/>
          <w:color w:val="313537"/>
          <w:sz w:val="26"/>
          <w:szCs w:val="26"/>
          <w:highlight w:val="white"/>
          <w:rtl w:val="0"/>
        </w:rPr>
        <w:t xml:space="preserve">monitor the CPU utilization of an Amazon EC2 instance, the total number of requests made to an Amazon S3 bucket, and more.</w:t>
      </w:r>
    </w:p>
    <w:p w:rsidR="00000000" w:rsidDel="00000000" w:rsidP="00000000" w:rsidRDefault="00000000" w:rsidRPr="00000000" w14:paraId="000000C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rPr>
          <w:rFonts w:ascii="Cabin Condensed" w:cs="Cabin Condensed" w:eastAsia="Cabin Condensed" w:hAnsi="Cabin Condensed"/>
          <w:b w:val="1"/>
          <w:color w:val="2d363a"/>
          <w:sz w:val="46"/>
          <w:szCs w:val="46"/>
          <w:highlight w:val="white"/>
        </w:rPr>
      </w:pPr>
      <w:bookmarkStart w:colFirst="0" w:colLast="0" w:name="_abb4d4ya3o2f" w:id="31"/>
      <w:bookmarkEnd w:id="31"/>
      <w:r w:rsidDel="00000000" w:rsidR="00000000" w:rsidRPr="00000000">
        <w:rPr>
          <w:rFonts w:ascii="Cabin Condensed" w:cs="Cabin Condensed" w:eastAsia="Cabin Condensed" w:hAnsi="Cabin Condensed"/>
          <w:b w:val="1"/>
          <w:color w:val="2d363a"/>
          <w:sz w:val="46"/>
          <w:szCs w:val="46"/>
          <w:highlight w:val="white"/>
          <w:rtl w:val="0"/>
        </w:rPr>
        <w:t xml:space="preserve">AWS CloudTrail</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32"/>
          <w:szCs w:val="32"/>
          <w:highlight w:val="white"/>
        </w:rPr>
      </w:pPr>
      <w:hyperlink r:id="rId49">
        <w:r w:rsidDel="00000000" w:rsidR="00000000" w:rsidRPr="00000000">
          <w:rPr>
            <w:rFonts w:ascii="Cabin Condensed" w:cs="Cabin Condensed" w:eastAsia="Cabin Condensed" w:hAnsi="Cabin Condensed"/>
            <w:b w:val="1"/>
            <w:color w:val="1155cc"/>
            <w:sz w:val="26"/>
            <w:szCs w:val="26"/>
            <w:highlight w:val="white"/>
            <w:u w:val="single"/>
            <w:rtl w:val="0"/>
          </w:rPr>
          <w:t xml:space="preserve">AWS CloudTrail</w:t>
        </w:r>
      </w:hyperlink>
      <w:r w:rsidDel="00000000" w:rsidR="00000000" w:rsidRPr="00000000">
        <w:rPr>
          <w:rFonts w:ascii="Cabin Condensed" w:cs="Cabin Condensed" w:eastAsia="Cabin Condensed" w:hAnsi="Cabin Condensed"/>
          <w:b w:val="1"/>
          <w:color w:val="313537"/>
          <w:sz w:val="26"/>
          <w:szCs w:val="26"/>
          <w:highlight w:val="white"/>
          <w:rtl w:val="0"/>
        </w:rPr>
        <w:t xml:space="preserve"> records</w:t>
      </w:r>
      <w:r w:rsidDel="00000000" w:rsidR="00000000" w:rsidRPr="00000000">
        <w:rPr>
          <w:rFonts w:ascii="Cabin Condensed" w:cs="Cabin Condensed" w:eastAsia="Cabin Condensed" w:hAnsi="Cabin Condensed"/>
          <w:color w:val="313537"/>
          <w:sz w:val="26"/>
          <w:szCs w:val="26"/>
          <w:highlight w:val="white"/>
          <w:rtl w:val="0"/>
        </w:rPr>
        <w:t xml:space="preserve"> API calls for your account.  CloudTrail, you can view a c</w:t>
      </w:r>
      <w:r w:rsidDel="00000000" w:rsidR="00000000" w:rsidRPr="00000000">
        <w:rPr>
          <w:rFonts w:ascii="Cabin Condensed" w:cs="Cabin Condensed" w:eastAsia="Cabin Condensed" w:hAnsi="Cabin Condensed"/>
          <w:b w:val="1"/>
          <w:color w:val="313537"/>
          <w:sz w:val="26"/>
          <w:szCs w:val="26"/>
          <w:highlight w:val="white"/>
          <w:rtl w:val="0"/>
        </w:rPr>
        <w:t xml:space="preserve">omplete history of user activity and API calls </w:t>
      </w:r>
      <w:r w:rsidDel="00000000" w:rsidR="00000000" w:rsidRPr="00000000">
        <w:rPr>
          <w:rFonts w:ascii="Cabin Condensed" w:cs="Cabin Condensed" w:eastAsia="Cabin Condensed" w:hAnsi="Cabin Condensed"/>
          <w:color w:val="313537"/>
          <w:sz w:val="26"/>
          <w:szCs w:val="26"/>
          <w:highlight w:val="white"/>
          <w:rtl w:val="0"/>
        </w:rPr>
        <w:t xml:space="preserve">for your applications and resources. The recorded </w:t>
      </w:r>
      <w:r w:rsidDel="00000000" w:rsidR="00000000" w:rsidRPr="00000000">
        <w:rPr>
          <w:rFonts w:ascii="Cabin Condensed" w:cs="Cabin Condensed" w:eastAsia="Cabin Condensed" w:hAnsi="Cabin Condensed"/>
          <w:b w:val="1"/>
          <w:color w:val="313537"/>
          <w:sz w:val="28"/>
          <w:szCs w:val="28"/>
          <w:highlight w:val="white"/>
          <w:rtl w:val="0"/>
        </w:rPr>
        <w:t xml:space="preserve">information includes the identity of the API caller, the time of the API call, the source IP address of the API caller, and more. </w:t>
      </w:r>
      <w:r w:rsidDel="00000000" w:rsidR="00000000" w:rsidRPr="00000000">
        <w:rPr>
          <w:rFonts w:ascii="Cabin Condensed" w:cs="Cabin Condensed" w:eastAsia="Cabin Condensed" w:hAnsi="Cabin Condensed"/>
          <w:color w:val="313537"/>
          <w:sz w:val="26"/>
          <w:szCs w:val="26"/>
          <w:highlight w:val="white"/>
          <w:rtl w:val="0"/>
        </w:rPr>
        <w:t xml:space="preserve">typically</w:t>
      </w:r>
      <w:r w:rsidDel="00000000" w:rsidR="00000000" w:rsidRPr="00000000">
        <w:rPr>
          <w:rFonts w:ascii="Cabin Condensed" w:cs="Cabin Condensed" w:eastAsia="Cabin Condensed" w:hAnsi="Cabin Condensed"/>
          <w:b w:val="1"/>
          <w:color w:val="313537"/>
          <w:sz w:val="26"/>
          <w:szCs w:val="26"/>
          <w:highlight w:val="white"/>
          <w:rtl w:val="0"/>
        </w:rPr>
        <w:t xml:space="preserve"> updated in CloudTrail within 15 minutes </w:t>
      </w:r>
      <w:r w:rsidDel="00000000" w:rsidR="00000000" w:rsidRPr="00000000">
        <w:rPr>
          <w:rFonts w:ascii="Cabin Condensed" w:cs="Cabin Condensed" w:eastAsia="Cabin Condensed" w:hAnsi="Cabin Condensed"/>
          <w:color w:val="313537"/>
          <w:sz w:val="26"/>
          <w:szCs w:val="26"/>
          <w:highlight w:val="white"/>
          <w:rtl w:val="0"/>
        </w:rPr>
        <w:t xml:space="preserve">after an API call. </w:t>
      </w:r>
      <w:hyperlink r:id="rId50">
        <w:r w:rsidDel="00000000" w:rsidR="00000000" w:rsidRPr="00000000">
          <w:rPr>
            <w:rFonts w:ascii="Cabin Condensed" w:cs="Cabin Condensed" w:eastAsia="Cabin Condensed" w:hAnsi="Cabin Condensed"/>
            <w:b w:val="1"/>
            <w:color w:val="1155cc"/>
            <w:sz w:val="32"/>
            <w:szCs w:val="32"/>
            <w:highlight w:val="white"/>
            <w:u w:val="single"/>
            <w:rtl w:val="0"/>
          </w:rPr>
          <w:t xml:space="preserve">CloudTrail Insights</w:t>
        </w:r>
      </w:hyperlink>
      <w:r w:rsidDel="00000000" w:rsidR="00000000" w:rsidRPr="00000000">
        <w:rPr>
          <w:rFonts w:ascii="Cabin Condensed" w:cs="Cabin Condensed" w:eastAsia="Cabin Condensed" w:hAnsi="Cabin Condensed"/>
          <w:b w:val="1"/>
          <w:color w:val="313537"/>
          <w:sz w:val="32"/>
          <w:szCs w:val="32"/>
          <w:highlight w:val="white"/>
          <w:rtl w:val="0"/>
        </w:rPr>
        <w:t xml:space="preserve"> </w:t>
      </w:r>
      <w:r w:rsidDel="00000000" w:rsidR="00000000" w:rsidRPr="00000000">
        <w:rPr>
          <w:rFonts w:ascii="Cabin Condensed" w:cs="Cabin Condensed" w:eastAsia="Cabin Condensed" w:hAnsi="Cabin Condensed"/>
          <w:b w:val="1"/>
          <w:color w:val="313537"/>
          <w:sz w:val="32"/>
          <w:szCs w:val="32"/>
          <w:highlight w:val="white"/>
          <w:rtl w:val="0"/>
        </w:rPr>
        <w:t xml:space="preserve">optional feature allows CloudTrail to automatically detect unusual API activities in your AWS account. </w:t>
      </w:r>
    </w:p>
    <w:p w:rsidR="00000000" w:rsidDel="00000000" w:rsidP="00000000" w:rsidRDefault="00000000" w:rsidRPr="00000000" w14:paraId="000000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rFonts w:ascii="Lato" w:cs="Lato" w:eastAsia="Lato" w:hAnsi="Lato"/>
          <w:b w:val="1"/>
          <w:color w:val="2d363a"/>
          <w:sz w:val="48"/>
          <w:szCs w:val="48"/>
          <w:highlight w:val="white"/>
        </w:rPr>
      </w:pPr>
      <w:bookmarkStart w:colFirst="0" w:colLast="0" w:name="_q3kggsva3ty3" w:id="32"/>
      <w:bookmarkEnd w:id="32"/>
      <w:r w:rsidDel="00000000" w:rsidR="00000000" w:rsidRPr="00000000">
        <w:rPr>
          <w:rFonts w:ascii="Lato" w:cs="Lato" w:eastAsia="Lato" w:hAnsi="Lato"/>
          <w:b w:val="1"/>
          <w:color w:val="2d363a"/>
          <w:sz w:val="48"/>
          <w:szCs w:val="48"/>
          <w:highlight w:val="white"/>
          <w:rtl w:val="0"/>
        </w:rPr>
        <w:t xml:space="preserve">AWS Trusted Advisor</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0"/>
          <w:szCs w:val="40"/>
          <w:highlight w:val="white"/>
        </w:rPr>
      </w:pPr>
      <w:hyperlink r:id="rId51">
        <w:r w:rsidDel="00000000" w:rsidR="00000000" w:rsidRPr="00000000">
          <w:rPr>
            <w:rFonts w:ascii="Cabin Condensed" w:cs="Cabin Condensed" w:eastAsia="Cabin Condensed" w:hAnsi="Cabin Condensed"/>
            <w:b w:val="1"/>
            <w:color w:val="1155cc"/>
            <w:sz w:val="26"/>
            <w:szCs w:val="26"/>
            <w:highlight w:val="white"/>
            <w:u w:val="single"/>
            <w:rtl w:val="0"/>
          </w:rPr>
          <w:t xml:space="preserve">AWS Trusted Advisor</w:t>
        </w:r>
      </w:hyperlink>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is a web service that</w:t>
      </w:r>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b w:val="1"/>
          <w:color w:val="313537"/>
          <w:sz w:val="32"/>
          <w:szCs w:val="32"/>
          <w:highlight w:val="white"/>
          <w:rtl w:val="0"/>
        </w:rPr>
        <w:t xml:space="preserve">inspects your AWS environment and provides real-time recommendations </w:t>
      </w:r>
      <w:r w:rsidDel="00000000" w:rsidR="00000000" w:rsidRPr="00000000">
        <w:rPr>
          <w:rFonts w:ascii="Cabin Condensed" w:cs="Cabin Condensed" w:eastAsia="Cabin Condensed" w:hAnsi="Cabin Condensed"/>
          <w:color w:val="313537"/>
          <w:sz w:val="26"/>
          <w:szCs w:val="26"/>
          <w:highlight w:val="white"/>
          <w:rtl w:val="0"/>
        </w:rPr>
        <w:t xml:space="preserve">in accordance with </w:t>
      </w:r>
      <w:r w:rsidDel="00000000" w:rsidR="00000000" w:rsidRPr="00000000">
        <w:rPr>
          <w:rFonts w:ascii="Cabin Condensed" w:cs="Cabin Condensed" w:eastAsia="Cabin Condensed" w:hAnsi="Cabin Condensed"/>
          <w:b w:val="1"/>
          <w:color w:val="313537"/>
          <w:sz w:val="30"/>
          <w:szCs w:val="30"/>
          <w:highlight w:val="white"/>
          <w:rtl w:val="0"/>
        </w:rPr>
        <w:t xml:space="preserve">AWS best practices.</w:t>
      </w:r>
      <w:r w:rsidDel="00000000" w:rsidR="00000000" w:rsidRPr="00000000">
        <w:rPr>
          <w:rFonts w:ascii="Cabin Condensed" w:cs="Cabin Condensed" w:eastAsia="Cabin Condensed" w:hAnsi="Cabin Condensed"/>
          <w:color w:val="313537"/>
          <w:sz w:val="26"/>
          <w:szCs w:val="26"/>
          <w:highlight w:val="white"/>
          <w:rtl w:val="0"/>
        </w:rPr>
        <w:t xml:space="preserve">findings to AW</w:t>
      </w:r>
      <w:r w:rsidDel="00000000" w:rsidR="00000000" w:rsidRPr="00000000">
        <w:rPr>
          <w:rFonts w:ascii="Cabin Condensed" w:cs="Cabin Condensed" w:eastAsia="Cabin Condensed" w:hAnsi="Cabin Condensed"/>
          <w:b w:val="1"/>
          <w:color w:val="313537"/>
          <w:sz w:val="26"/>
          <w:szCs w:val="26"/>
          <w:highlight w:val="white"/>
          <w:rtl w:val="0"/>
        </w:rPr>
        <w:t xml:space="preserve">S best practices in five categories</w:t>
      </w:r>
      <w:r w:rsidDel="00000000" w:rsidR="00000000" w:rsidRPr="00000000">
        <w:rPr>
          <w:rFonts w:ascii="Cabin Condensed" w:cs="Cabin Condensed" w:eastAsia="Cabin Condensed" w:hAnsi="Cabin Condensed"/>
          <w:color w:val="313537"/>
          <w:sz w:val="26"/>
          <w:szCs w:val="26"/>
          <w:highlight w:val="white"/>
          <w:rtl w:val="0"/>
        </w:rPr>
        <w:t xml:space="preserve">:</w:t>
      </w:r>
      <w:r w:rsidDel="00000000" w:rsidR="00000000" w:rsidRPr="00000000">
        <w:rPr>
          <w:rFonts w:ascii="Cabin Condensed" w:cs="Cabin Condensed" w:eastAsia="Cabin Condensed" w:hAnsi="Cabin Condensed"/>
          <w:b w:val="1"/>
          <w:color w:val="313537"/>
          <w:sz w:val="30"/>
          <w:szCs w:val="30"/>
          <w:highlight w:val="white"/>
          <w:rtl w:val="0"/>
        </w:rPr>
        <w:t xml:space="preserve"> cost optimization, performance, security, fault tolerance, and service limits. </w:t>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0" w:firstLine="0"/>
        <w:rPr>
          <w:rFonts w:ascii="Cabin Condensed" w:cs="Cabin Condensed" w:eastAsia="Cabin Condensed" w:hAnsi="Cabin Condensed"/>
          <w:b w:val="1"/>
          <w:color w:val="313537"/>
          <w:sz w:val="24"/>
          <w:szCs w:val="24"/>
          <w:highlight w:val="white"/>
        </w:rPr>
      </w:pPr>
      <w:r w:rsidDel="00000000" w:rsidR="00000000" w:rsidRPr="00000000">
        <w:rPr>
          <w:rFonts w:ascii="Cabin Condensed" w:cs="Cabin Condensed" w:eastAsia="Cabin Condensed" w:hAnsi="Cabin Condensed"/>
          <w:b w:val="1"/>
          <w:color w:val="313537"/>
          <w:sz w:val="24"/>
          <w:szCs w:val="24"/>
          <w:highlight w:val="white"/>
        </w:rPr>
        <w:drawing>
          <wp:inline distB="114300" distT="114300" distL="114300" distR="114300">
            <wp:extent cx="5943600" cy="1612900"/>
            <wp:effectExtent b="0" l="0" r="0" t="0"/>
            <wp:docPr id="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0" w:firstLine="0"/>
        <w:rPr>
          <w:rFonts w:ascii="Cabin Condensed" w:cs="Cabin Condensed" w:eastAsia="Cabin Condensed" w:hAnsi="Cabin Condensed"/>
          <w:b w:val="1"/>
          <w:color w:val="313537"/>
          <w:sz w:val="34"/>
          <w:szCs w:val="34"/>
          <w:highlight w:val="white"/>
        </w:rPr>
      </w:pPr>
      <w:r w:rsidDel="00000000" w:rsidR="00000000" w:rsidRPr="00000000">
        <w:rPr>
          <w:rFonts w:ascii="Cabin Condensed" w:cs="Cabin Condensed" w:eastAsia="Cabin Condensed" w:hAnsi="Cabin Condensed"/>
          <w:b w:val="1"/>
          <w:color w:val="313537"/>
          <w:sz w:val="34"/>
          <w:szCs w:val="34"/>
          <w:highlight w:val="white"/>
          <w:rtl w:val="0"/>
        </w:rPr>
        <w:t xml:space="preserve">AWS Free Tier</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0" w:firstLine="0"/>
        <w:rPr>
          <w:rFonts w:ascii="Cabin Condensed" w:cs="Cabin Condensed" w:eastAsia="Cabin Condensed" w:hAnsi="Cabin Condensed"/>
          <w:b w:val="1"/>
          <w:color w:val="313537"/>
          <w:sz w:val="28"/>
          <w:szCs w:val="28"/>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The </w:t>
      </w:r>
      <w:hyperlink r:id="rId53">
        <w:r w:rsidDel="00000000" w:rsidR="00000000" w:rsidRPr="00000000">
          <w:rPr>
            <w:rFonts w:ascii="Cabin Condensed" w:cs="Cabin Condensed" w:eastAsia="Cabin Condensed" w:hAnsi="Cabin Condensed"/>
            <w:b w:val="1"/>
            <w:color w:val="1155cc"/>
            <w:sz w:val="26"/>
            <w:szCs w:val="26"/>
            <w:highlight w:val="white"/>
            <w:u w:val="single"/>
            <w:rtl w:val="0"/>
          </w:rPr>
          <w:t xml:space="preserve">AWS Free Tier</w:t>
        </w:r>
      </w:hyperlink>
      <w:r w:rsidDel="00000000" w:rsidR="00000000" w:rsidRPr="00000000">
        <w:rPr>
          <w:rFonts w:ascii="Cabin Condensed" w:cs="Cabin Condensed" w:eastAsia="Cabin Condensed" w:hAnsi="Cabin Condensed"/>
          <w:b w:val="1"/>
          <w:color w:val="313537"/>
          <w:sz w:val="26"/>
          <w:szCs w:val="26"/>
          <w:highlight w:val="white"/>
          <w:rtl w:val="0"/>
        </w:rPr>
        <w:t xml:space="preserve"> enables </w:t>
      </w:r>
      <w:r w:rsidDel="00000000" w:rsidR="00000000" w:rsidRPr="00000000">
        <w:rPr>
          <w:rFonts w:ascii="Cabin Condensed" w:cs="Cabin Condensed" w:eastAsia="Cabin Condensed" w:hAnsi="Cabin Condensed"/>
          <w:color w:val="313537"/>
          <w:sz w:val="26"/>
          <w:szCs w:val="26"/>
          <w:highlight w:val="white"/>
          <w:rtl w:val="0"/>
        </w:rPr>
        <w:t xml:space="preserve">you to begin using </w:t>
      </w:r>
      <w:r w:rsidDel="00000000" w:rsidR="00000000" w:rsidRPr="00000000">
        <w:rPr>
          <w:rFonts w:ascii="Cabin Condensed" w:cs="Cabin Condensed" w:eastAsia="Cabin Condensed" w:hAnsi="Cabin Condensed"/>
          <w:b w:val="1"/>
          <w:color w:val="313537"/>
          <w:sz w:val="28"/>
          <w:szCs w:val="28"/>
          <w:highlight w:val="white"/>
          <w:rtl w:val="0"/>
        </w:rPr>
        <w:t xml:space="preserve">certain services without having to worry about incurring costs for the specified period. </w:t>
      </w:r>
    </w:p>
    <w:p w:rsidR="00000000" w:rsidDel="00000000" w:rsidP="00000000" w:rsidRDefault="00000000" w:rsidRPr="00000000" w14:paraId="000000C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color w:val="313537"/>
          <w:sz w:val="28"/>
          <w:szCs w:val="28"/>
          <w:highlight w:val="white"/>
          <w:u w:val="none"/>
        </w:rPr>
      </w:pPr>
      <w:r w:rsidDel="00000000" w:rsidR="00000000" w:rsidRPr="00000000">
        <w:rPr>
          <w:rFonts w:ascii="Cabin Condensed" w:cs="Cabin Condensed" w:eastAsia="Cabin Condensed" w:hAnsi="Cabin Condensed"/>
          <w:b w:val="1"/>
          <w:color w:val="282828"/>
          <w:sz w:val="27"/>
          <w:szCs w:val="27"/>
          <w:highlight w:val="white"/>
          <w:rtl w:val="0"/>
        </w:rPr>
        <w:t xml:space="preserve">Always Free</w:t>
      </w:r>
      <w:r w:rsidDel="00000000" w:rsidR="00000000" w:rsidRPr="00000000">
        <w:rPr>
          <w:rFonts w:ascii="Cabin Condensed" w:cs="Cabin Condensed" w:eastAsia="Cabin Condensed" w:hAnsi="Cabin Condensed"/>
          <w:color w:val="282828"/>
          <w:sz w:val="27"/>
          <w:szCs w:val="27"/>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These offers do not expire and are available to all AWS customers. For example, </w:t>
      </w:r>
      <w:r w:rsidDel="00000000" w:rsidR="00000000" w:rsidRPr="00000000">
        <w:rPr>
          <w:rFonts w:ascii="Cabin Condensed" w:cs="Cabin Condensed" w:eastAsia="Cabin Condensed" w:hAnsi="Cabin Condensed"/>
          <w:b w:val="1"/>
          <w:color w:val="313537"/>
          <w:sz w:val="24"/>
          <w:szCs w:val="24"/>
          <w:highlight w:val="white"/>
          <w:rtl w:val="0"/>
        </w:rPr>
        <w:t xml:space="preserve">AWS Lambda allows 1 million free requests and up to 3.2 million seconds of compute time per month. Amazon DynamoDB allows 25 GB of free storage per month.</w:t>
      </w:r>
    </w:p>
    <w:p w:rsidR="00000000" w:rsidDel="00000000" w:rsidP="00000000" w:rsidRDefault="00000000" w:rsidRPr="00000000" w14:paraId="000000C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color w:val="282828"/>
          <w:sz w:val="27"/>
          <w:szCs w:val="27"/>
          <w:highlight w:val="white"/>
          <w:u w:val="none"/>
        </w:rPr>
      </w:pPr>
      <w:r w:rsidDel="00000000" w:rsidR="00000000" w:rsidRPr="00000000">
        <w:rPr>
          <w:rFonts w:ascii="Cabin Condensed" w:cs="Cabin Condensed" w:eastAsia="Cabin Condensed" w:hAnsi="Cabin Condensed"/>
          <w:b w:val="1"/>
          <w:color w:val="282828"/>
          <w:sz w:val="31"/>
          <w:szCs w:val="31"/>
          <w:highlight w:val="white"/>
          <w:rtl w:val="0"/>
        </w:rPr>
        <w:t xml:space="preserve">12 month Free </w:t>
      </w:r>
      <w:r w:rsidDel="00000000" w:rsidR="00000000" w:rsidRPr="00000000">
        <w:rPr>
          <w:rFonts w:ascii="Cabin Condensed" w:cs="Cabin Condensed" w:eastAsia="Cabin Condensed" w:hAnsi="Cabin Condensed"/>
          <w:color w:val="313537"/>
          <w:sz w:val="24"/>
          <w:szCs w:val="24"/>
          <w:highlight w:val="white"/>
          <w:rtl w:val="0"/>
        </w:rPr>
        <w:t xml:space="preserve">These offers are</w:t>
      </w:r>
      <w:r w:rsidDel="00000000" w:rsidR="00000000" w:rsidRPr="00000000">
        <w:rPr>
          <w:rFonts w:ascii="Cabin Condensed" w:cs="Cabin Condensed" w:eastAsia="Cabin Condensed" w:hAnsi="Cabin Condensed"/>
          <w:b w:val="1"/>
          <w:color w:val="313537"/>
          <w:sz w:val="24"/>
          <w:szCs w:val="24"/>
          <w:highlight w:val="white"/>
          <w:rtl w:val="0"/>
        </w:rPr>
        <w:t xml:space="preserve"> free for 12 months</w:t>
      </w:r>
      <w:r w:rsidDel="00000000" w:rsidR="00000000" w:rsidRPr="00000000">
        <w:rPr>
          <w:rFonts w:ascii="Cabin Condensed" w:cs="Cabin Condensed" w:eastAsia="Cabin Condensed" w:hAnsi="Cabin Condensed"/>
          <w:color w:val="313537"/>
          <w:sz w:val="24"/>
          <w:szCs w:val="24"/>
          <w:highlight w:val="white"/>
          <w:rtl w:val="0"/>
        </w:rPr>
        <w:t xml:space="preserve"> following your initial sign-up date to AWS.Examples include specific </w:t>
      </w:r>
      <w:r w:rsidDel="00000000" w:rsidR="00000000" w:rsidRPr="00000000">
        <w:rPr>
          <w:rFonts w:ascii="Cabin Condensed" w:cs="Cabin Condensed" w:eastAsia="Cabin Condensed" w:hAnsi="Cabin Condensed"/>
          <w:b w:val="1"/>
          <w:color w:val="313537"/>
          <w:sz w:val="24"/>
          <w:szCs w:val="24"/>
          <w:highlight w:val="white"/>
          <w:rtl w:val="0"/>
        </w:rPr>
        <w:t xml:space="preserve">amounts of Amazon S3 Standard Storage, thresholds for monthly hours of Amazon EC2 compute time, and amounts of Amazon CloudFront data transfer out.</w:t>
      </w:r>
    </w:p>
    <w:p w:rsidR="00000000" w:rsidDel="00000000" w:rsidP="00000000" w:rsidRDefault="00000000" w:rsidRPr="00000000" w14:paraId="000000C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720" w:hanging="360"/>
        <w:rPr>
          <w:rFonts w:ascii="Cabin Condensed" w:cs="Cabin Condensed" w:eastAsia="Cabin Condensed" w:hAnsi="Cabin Condensed"/>
          <w:b w:val="1"/>
          <w:color w:val="282828"/>
          <w:sz w:val="33"/>
          <w:szCs w:val="33"/>
          <w:highlight w:val="white"/>
        </w:rPr>
      </w:pPr>
      <w:r w:rsidDel="00000000" w:rsidR="00000000" w:rsidRPr="00000000">
        <w:rPr>
          <w:rFonts w:ascii="Cabin Condensed" w:cs="Cabin Condensed" w:eastAsia="Cabin Condensed" w:hAnsi="Cabin Condensed"/>
          <w:b w:val="1"/>
          <w:color w:val="282828"/>
          <w:sz w:val="33"/>
          <w:szCs w:val="33"/>
          <w:highlight w:val="white"/>
          <w:rtl w:val="0"/>
        </w:rPr>
        <w:t xml:space="preserve">TriaLs</w:t>
      </w:r>
      <w:r w:rsidDel="00000000" w:rsidR="00000000" w:rsidRPr="00000000">
        <w:rPr>
          <w:rFonts w:ascii="Cabin Condensed" w:cs="Cabin Condensed" w:eastAsia="Cabin Condensed" w:hAnsi="Cabin Condensed"/>
          <w:b w:val="1"/>
          <w:color w:val="282828"/>
          <w:sz w:val="37"/>
          <w:szCs w:val="37"/>
          <w:highlight w:val="white"/>
          <w:rtl w:val="0"/>
        </w:rPr>
        <w:t xml:space="preserve"> </w:t>
      </w:r>
      <w:r w:rsidDel="00000000" w:rsidR="00000000" w:rsidRPr="00000000">
        <w:rPr>
          <w:rFonts w:ascii="Cabin Condensed" w:cs="Cabin Condensed" w:eastAsia="Cabin Condensed" w:hAnsi="Cabin Condensed"/>
          <w:b w:val="1"/>
          <w:color w:val="313537"/>
          <w:sz w:val="28"/>
          <w:szCs w:val="28"/>
          <w:highlight w:val="white"/>
          <w:rtl w:val="0"/>
        </w:rPr>
        <w:t xml:space="preserve">Short-term free trial offers </w:t>
      </w:r>
      <w:r w:rsidDel="00000000" w:rsidR="00000000" w:rsidRPr="00000000">
        <w:rPr>
          <w:rFonts w:ascii="Cabin Condensed" w:cs="Cabin Condensed" w:eastAsia="Cabin Condensed" w:hAnsi="Cabin Condensed"/>
          <w:color w:val="313537"/>
          <w:sz w:val="24"/>
          <w:szCs w:val="24"/>
          <w:highlight w:val="white"/>
          <w:rtl w:val="0"/>
        </w:rPr>
        <w:t xml:space="preserve">start from the date you activate a particular service.For example, </w:t>
      </w:r>
      <w:r w:rsidDel="00000000" w:rsidR="00000000" w:rsidRPr="00000000">
        <w:rPr>
          <w:rFonts w:ascii="Cabin Condensed" w:cs="Cabin Condensed" w:eastAsia="Cabin Condensed" w:hAnsi="Cabin Condensed"/>
          <w:b w:val="1"/>
          <w:color w:val="313537"/>
          <w:sz w:val="28"/>
          <w:szCs w:val="28"/>
          <w:highlight w:val="white"/>
          <w:rtl w:val="0"/>
        </w:rPr>
        <w:t xml:space="preserve">Amazon Inspector offers a 90-day free trial</w:t>
      </w:r>
      <w:r w:rsidDel="00000000" w:rsidR="00000000" w:rsidRPr="00000000">
        <w:rPr>
          <w:rFonts w:ascii="Cabin Condensed" w:cs="Cabin Condensed" w:eastAsia="Cabin Condensed" w:hAnsi="Cabin Condensed"/>
          <w:color w:val="313537"/>
          <w:sz w:val="24"/>
          <w:szCs w:val="24"/>
          <w:highlight w:val="white"/>
          <w:rtl w:val="0"/>
        </w:rPr>
        <w:t xml:space="preserve">. Amazon Lightsail (a service that enables you to run virtual private servers) offers 750 free hours of usage over a 30-day period.</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0" w:firstLine="0"/>
        <w:rPr>
          <w:rFonts w:ascii="Cabin Condensed" w:cs="Cabin Condensed" w:eastAsia="Cabin Condensed" w:hAnsi="Cabin Condensed"/>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How AWS pricing w</w:t>
      </w:r>
      <w:r w:rsidDel="00000000" w:rsidR="00000000" w:rsidRPr="00000000">
        <w:rPr>
          <w:rFonts w:ascii="Cabin Condensed" w:cs="Cabin Condensed" w:eastAsia="Cabin Condensed" w:hAnsi="Cabin Condensed"/>
          <w:color w:val="313537"/>
          <w:sz w:val="42"/>
          <w:szCs w:val="42"/>
          <w:highlight w:val="white"/>
          <w:rtl w:val="0"/>
        </w:rPr>
        <w:t xml:space="preserve">orks</w:t>
      </w:r>
    </w:p>
    <w:p w:rsidR="00000000" w:rsidDel="00000000" w:rsidP="00000000" w:rsidRDefault="00000000" w:rsidRPr="00000000" w14:paraId="000000C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color w:val="313537"/>
          <w:sz w:val="28"/>
          <w:szCs w:val="28"/>
          <w:highlight w:val="white"/>
        </w:rPr>
      </w:pPr>
      <w:r w:rsidDel="00000000" w:rsidR="00000000" w:rsidRPr="00000000">
        <w:rPr>
          <w:rFonts w:ascii="Cabin Condensed" w:cs="Cabin Condensed" w:eastAsia="Cabin Condensed" w:hAnsi="Cabin Condensed"/>
          <w:b w:val="1"/>
          <w:color w:val="282828"/>
          <w:sz w:val="27"/>
          <w:szCs w:val="27"/>
          <w:highlight w:val="white"/>
          <w:rtl w:val="0"/>
        </w:rPr>
        <w:t xml:space="preserve">Pay for what you use. </w:t>
      </w:r>
      <w:r w:rsidDel="00000000" w:rsidR="00000000" w:rsidRPr="00000000">
        <w:rPr>
          <w:rFonts w:ascii="Cabin Condensed" w:cs="Cabin Condensed" w:eastAsia="Cabin Condensed" w:hAnsi="Cabin Condensed"/>
          <w:color w:val="313537"/>
          <w:sz w:val="24"/>
          <w:szCs w:val="24"/>
          <w:highlight w:val="white"/>
          <w:rtl w:val="0"/>
        </w:rPr>
        <w:t xml:space="preserve">you </w:t>
      </w:r>
      <w:r w:rsidDel="00000000" w:rsidR="00000000" w:rsidRPr="00000000">
        <w:rPr>
          <w:rFonts w:ascii="Cabin Condensed" w:cs="Cabin Condensed" w:eastAsia="Cabin Condensed" w:hAnsi="Cabin Condensed"/>
          <w:b w:val="1"/>
          <w:color w:val="313537"/>
          <w:sz w:val="24"/>
          <w:szCs w:val="24"/>
          <w:highlight w:val="white"/>
          <w:rtl w:val="0"/>
        </w:rPr>
        <w:t xml:space="preserve">pay for exactly the amount of resources </w:t>
      </w:r>
      <w:r w:rsidDel="00000000" w:rsidR="00000000" w:rsidRPr="00000000">
        <w:rPr>
          <w:rFonts w:ascii="Cabin Condensed" w:cs="Cabin Condensed" w:eastAsia="Cabin Condensed" w:hAnsi="Cabin Condensed"/>
          <w:color w:val="313537"/>
          <w:sz w:val="24"/>
          <w:szCs w:val="24"/>
          <w:highlight w:val="white"/>
          <w:rtl w:val="0"/>
        </w:rPr>
        <w:t xml:space="preserve">that you actually use, without requiring long-term contracts or complex licensing. </w:t>
      </w:r>
    </w:p>
    <w:p w:rsidR="00000000" w:rsidDel="00000000" w:rsidP="00000000" w:rsidRDefault="00000000" w:rsidRPr="00000000" w14:paraId="000000CE">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282828"/>
          <w:sz w:val="27"/>
          <w:szCs w:val="27"/>
          <w:highlight w:val="white"/>
          <w:rtl w:val="0"/>
        </w:rPr>
        <w:t xml:space="preserve">Pay less when you reserve . </w:t>
      </w:r>
      <w:r w:rsidDel="00000000" w:rsidR="00000000" w:rsidRPr="00000000">
        <w:rPr>
          <w:rFonts w:ascii="Cabin Condensed" w:cs="Cabin Condensed" w:eastAsia="Cabin Condensed" w:hAnsi="Cabin Condensed"/>
          <w:color w:val="313537"/>
          <w:sz w:val="24"/>
          <w:szCs w:val="24"/>
          <w:highlight w:val="white"/>
          <w:rtl w:val="0"/>
        </w:rPr>
        <w:t xml:space="preserve">Some services offer reservation options that provide a significant discount compared to On-Demand Instance pricing.</w:t>
      </w:r>
    </w:p>
    <w:p w:rsidR="00000000" w:rsidDel="00000000" w:rsidP="00000000" w:rsidRDefault="00000000" w:rsidRPr="00000000" w14:paraId="000000CF">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ind w:left="720" w:hanging="360"/>
        <w:rPr>
          <w:rFonts w:ascii="Cabin Condensed" w:cs="Cabin Condensed" w:eastAsia="Cabin Condensed" w:hAnsi="Cabin Condensed"/>
          <w:color w:val="313537"/>
          <w:sz w:val="24"/>
          <w:szCs w:val="24"/>
          <w:highlight w:val="white"/>
        </w:rPr>
      </w:pPr>
      <w:r w:rsidDel="00000000" w:rsidR="00000000" w:rsidRPr="00000000">
        <w:rPr>
          <w:rFonts w:ascii="Cabin Condensed" w:cs="Cabin Condensed" w:eastAsia="Cabin Condensed" w:hAnsi="Cabin Condensed"/>
          <w:b w:val="1"/>
          <w:color w:val="282828"/>
          <w:sz w:val="27"/>
          <w:szCs w:val="27"/>
          <w:highlight w:val="white"/>
          <w:rtl w:val="0"/>
        </w:rPr>
        <w:t xml:space="preserve">Pay less with volume-based discounts when you use more. </w:t>
      </w:r>
      <w:r w:rsidDel="00000000" w:rsidR="00000000" w:rsidRPr="00000000">
        <w:rPr>
          <w:rFonts w:ascii="Cabin Condensed" w:cs="Cabin Condensed" w:eastAsia="Cabin Condensed" w:hAnsi="Cabin Condensed"/>
          <w:color w:val="282828"/>
          <w:sz w:val="27"/>
          <w:szCs w:val="27"/>
          <w:highlight w:val="white"/>
          <w:rtl w:val="0"/>
        </w:rPr>
        <w:t xml:space="preserve">Some services offer tiered pricing, so</w:t>
      </w:r>
      <w:r w:rsidDel="00000000" w:rsidR="00000000" w:rsidRPr="00000000">
        <w:rPr>
          <w:rFonts w:ascii="Cabin Condensed" w:cs="Cabin Condensed" w:eastAsia="Cabin Condensed" w:hAnsi="Cabin Condensed"/>
          <w:b w:val="1"/>
          <w:color w:val="282828"/>
          <w:sz w:val="27"/>
          <w:szCs w:val="27"/>
          <w:highlight w:val="white"/>
          <w:rtl w:val="0"/>
        </w:rPr>
        <w:t xml:space="preserve"> the per-unit cost is incrementally lower with increased usa</w:t>
      </w:r>
      <w:r w:rsidDel="00000000" w:rsidR="00000000" w:rsidRPr="00000000">
        <w:rPr>
          <w:rFonts w:ascii="Cabin Condensed" w:cs="Cabin Condensed" w:eastAsia="Cabin Condensed" w:hAnsi="Cabin Condensed"/>
          <w:color w:val="282828"/>
          <w:sz w:val="27"/>
          <w:szCs w:val="27"/>
          <w:highlight w:val="white"/>
          <w:rtl w:val="0"/>
        </w:rPr>
        <w:t xml:space="preserve">ge.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rPr>
          <w:rFonts w:ascii="Cabin Condensed" w:cs="Cabin Condensed" w:eastAsia="Cabin Condensed" w:hAnsi="Cabin Condensed"/>
          <w:color w:val="282828"/>
          <w:sz w:val="27"/>
          <w:szCs w:val="27"/>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rPr>
          <w:rFonts w:ascii="Cabin Condensed" w:cs="Cabin Condensed" w:eastAsia="Cabin Condensed" w:hAnsi="Cabin Condensed"/>
          <w:color w:val="282828"/>
          <w:sz w:val="27"/>
          <w:szCs w:val="27"/>
          <w:highlight w:val="white"/>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Pricing Calculator</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Cabin Condensed" w:cs="Cabin Condensed" w:eastAsia="Cabin Condensed" w:hAnsi="Cabin Condensed"/>
          <w:color w:val="313537"/>
          <w:sz w:val="42"/>
          <w:szCs w:val="42"/>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 </w:t>
      </w:r>
      <w:hyperlink r:id="rId54">
        <w:r w:rsidDel="00000000" w:rsidR="00000000" w:rsidRPr="00000000">
          <w:rPr>
            <w:rFonts w:ascii="Cabin Condensed" w:cs="Cabin Condensed" w:eastAsia="Cabin Condensed" w:hAnsi="Cabin Condensed"/>
            <w:b w:val="1"/>
            <w:color w:val="1155cc"/>
            <w:sz w:val="26"/>
            <w:szCs w:val="26"/>
            <w:highlight w:val="white"/>
            <w:u w:val="single"/>
            <w:rtl w:val="0"/>
          </w:rPr>
          <w:t xml:space="preserve">AWS Pricing Calculator</w:t>
        </w:r>
      </w:hyperlink>
      <w:r w:rsidDel="00000000" w:rsidR="00000000" w:rsidRPr="00000000">
        <w:rPr>
          <w:rFonts w:ascii="Cabin Condensed" w:cs="Cabin Condensed" w:eastAsia="Cabin Condensed" w:hAnsi="Cabin Condensed"/>
          <w:b w:val="1"/>
          <w:color w:val="313537"/>
          <w:sz w:val="26"/>
          <w:szCs w:val="26"/>
          <w:highlight w:val="white"/>
          <w:rtl w:val="0"/>
        </w:rPr>
        <w:t xml:space="preserve"> l</w:t>
      </w:r>
      <w:r w:rsidDel="00000000" w:rsidR="00000000" w:rsidRPr="00000000">
        <w:rPr>
          <w:rFonts w:ascii="Cabin Condensed" w:cs="Cabin Condensed" w:eastAsia="Cabin Condensed" w:hAnsi="Cabin Condensed"/>
          <w:color w:val="313537"/>
          <w:sz w:val="26"/>
          <w:szCs w:val="26"/>
          <w:highlight w:val="white"/>
          <w:rtl w:val="0"/>
        </w:rPr>
        <w:t xml:space="preserve">ets you</w:t>
      </w:r>
      <w:r w:rsidDel="00000000" w:rsidR="00000000" w:rsidRPr="00000000">
        <w:rPr>
          <w:rFonts w:ascii="Cabin Condensed" w:cs="Cabin Condensed" w:eastAsia="Cabin Condensed" w:hAnsi="Cabin Condensed"/>
          <w:b w:val="1"/>
          <w:color w:val="313537"/>
          <w:sz w:val="30"/>
          <w:szCs w:val="30"/>
          <w:highlight w:val="white"/>
          <w:rtl w:val="0"/>
        </w:rPr>
        <w:t xml:space="preserve"> explore AWS services and create an estimate </w:t>
      </w:r>
      <w:r w:rsidDel="00000000" w:rsidR="00000000" w:rsidRPr="00000000">
        <w:rPr>
          <w:rFonts w:ascii="Cabin Condensed" w:cs="Cabin Condensed" w:eastAsia="Cabin Condensed" w:hAnsi="Cabin Condensed"/>
          <w:color w:val="313537"/>
          <w:sz w:val="26"/>
          <w:szCs w:val="26"/>
          <w:highlight w:val="white"/>
          <w:rtl w:val="0"/>
        </w:rPr>
        <w:t xml:space="preserve">for the cost of your use cases on AWS. You can </w:t>
      </w:r>
      <w:r w:rsidDel="00000000" w:rsidR="00000000" w:rsidRPr="00000000">
        <w:rPr>
          <w:rFonts w:ascii="Cabin Condensed" w:cs="Cabin Condensed" w:eastAsia="Cabin Condensed" w:hAnsi="Cabin Condensed"/>
          <w:b w:val="1"/>
          <w:color w:val="313537"/>
          <w:sz w:val="30"/>
          <w:szCs w:val="30"/>
          <w:highlight w:val="white"/>
          <w:rtl w:val="0"/>
        </w:rPr>
        <w:t xml:space="preserve">organize your AWS estimates by groups </w:t>
      </w:r>
      <w:r w:rsidDel="00000000" w:rsidR="00000000" w:rsidRPr="00000000">
        <w:rPr>
          <w:rFonts w:ascii="Cabin Condensed" w:cs="Cabin Condensed" w:eastAsia="Cabin Condensed" w:hAnsi="Cabin Condensed"/>
          <w:color w:val="313537"/>
          <w:sz w:val="26"/>
          <w:szCs w:val="26"/>
          <w:highlight w:val="white"/>
          <w:rtl w:val="0"/>
        </w:rPr>
        <w:t xml:space="preserve">that you define. A group can reflect how your company is organized, such as providing estimates by cost center.</w:t>
      </w: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ind w:left="720" w:firstLine="0"/>
        <w:rPr>
          <w:rFonts w:ascii="Cabin Condensed" w:cs="Cabin Condensed" w:eastAsia="Cabin Condensed" w:hAnsi="Cabin Condensed"/>
          <w:b w:val="1"/>
          <w:color w:val="282828"/>
          <w:sz w:val="27"/>
          <w:szCs w:val="27"/>
          <w:highlight w:val="white"/>
        </w:rPr>
      </w:pPr>
      <w:r w:rsidDel="00000000" w:rsidR="00000000" w:rsidRPr="00000000">
        <w:rPr>
          <w:rtl w:val="0"/>
        </w:rPr>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Merriweather" w:cs="Merriweather" w:eastAsia="Merriweather" w:hAnsi="Merriweather"/>
          <w:b w:val="1"/>
          <w:color w:val="313537"/>
          <w:sz w:val="38"/>
          <w:szCs w:val="38"/>
          <w:highlight w:val="white"/>
        </w:rPr>
      </w:pPr>
      <w:bookmarkStart w:colFirst="0" w:colLast="0" w:name="_i183eankctp0" w:id="33"/>
      <w:bookmarkEnd w:id="33"/>
      <w:r w:rsidDel="00000000" w:rsidR="00000000" w:rsidRPr="00000000">
        <w:rPr>
          <w:rFonts w:ascii="Merriweather" w:cs="Merriweather" w:eastAsia="Merriweather" w:hAnsi="Merriweather"/>
          <w:b w:val="1"/>
          <w:color w:val="313537"/>
          <w:sz w:val="38"/>
          <w:szCs w:val="38"/>
          <w:highlight w:val="white"/>
          <w:rtl w:val="0"/>
        </w:rPr>
        <w:t xml:space="preserve">AWS pricing examples</w:t>
      </w:r>
    </w:p>
    <w:p w:rsidR="00000000" w:rsidDel="00000000" w:rsidP="00000000" w:rsidRDefault="00000000" w:rsidRPr="00000000" w14:paraId="000000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Lato" w:cs="Lato" w:eastAsia="Lato" w:hAnsi="Lato"/>
          <w:b w:val="1"/>
          <w:color w:val="313537"/>
          <w:sz w:val="38"/>
          <w:szCs w:val="38"/>
          <w:highlight w:val="white"/>
        </w:rPr>
      </w:pPr>
      <w:bookmarkStart w:colFirst="0" w:colLast="0" w:name="_i183eankctp0" w:id="33"/>
      <w:bookmarkEnd w:id="33"/>
      <w:r w:rsidDel="00000000" w:rsidR="00000000" w:rsidRPr="00000000">
        <w:rPr>
          <w:rtl w:val="0"/>
        </w:rPr>
      </w:r>
    </w:p>
    <w:p w:rsidR="00000000" w:rsidDel="00000000" w:rsidP="00000000" w:rsidRDefault="00000000" w:rsidRPr="00000000" w14:paraId="000000D7">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highlight w:val="white"/>
          <w:u w:val="none"/>
        </w:rPr>
      </w:pPr>
      <w:r w:rsidDel="00000000" w:rsidR="00000000" w:rsidRPr="00000000">
        <w:rPr>
          <w:rFonts w:ascii="Cabin Condensed" w:cs="Cabin Condensed" w:eastAsia="Cabin Condensed" w:hAnsi="Cabin Condensed"/>
          <w:b w:val="1"/>
          <w:color w:val="282828"/>
          <w:sz w:val="35"/>
          <w:szCs w:val="35"/>
          <w:highlight w:val="white"/>
          <w:rtl w:val="0"/>
        </w:rPr>
        <w:t xml:space="preserve">AWS Lambda</w:t>
      </w:r>
      <w:r w:rsidDel="00000000" w:rsidR="00000000" w:rsidRPr="00000000">
        <w:rPr>
          <w:rFonts w:ascii="Cabin Condensed" w:cs="Cabin Condensed" w:eastAsia="Cabin Condensed" w:hAnsi="Cabin Condensed"/>
          <w:b w:val="1"/>
          <w:color w:val="282828"/>
          <w:sz w:val="27"/>
          <w:szCs w:val="27"/>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allows</w:t>
      </w:r>
      <w:r w:rsidDel="00000000" w:rsidR="00000000" w:rsidRPr="00000000">
        <w:rPr>
          <w:rFonts w:ascii="Cabin Condensed" w:cs="Cabin Condensed" w:eastAsia="Cabin Condensed" w:hAnsi="Cabin Condensed"/>
          <w:b w:val="1"/>
          <w:color w:val="313537"/>
          <w:sz w:val="30"/>
          <w:szCs w:val="30"/>
          <w:highlight w:val="white"/>
          <w:rtl w:val="0"/>
        </w:rPr>
        <w:t xml:space="preserve"> 1 million free requests </w:t>
      </w:r>
      <w:r w:rsidDel="00000000" w:rsidR="00000000" w:rsidRPr="00000000">
        <w:rPr>
          <w:rFonts w:ascii="Cabin Condensed" w:cs="Cabin Condensed" w:eastAsia="Cabin Condensed" w:hAnsi="Cabin Condensed"/>
          <w:color w:val="313537"/>
          <w:sz w:val="24"/>
          <w:szCs w:val="24"/>
          <w:highlight w:val="white"/>
          <w:rtl w:val="0"/>
        </w:rPr>
        <w:t xml:space="preserve">and up to</w:t>
      </w:r>
      <w:r w:rsidDel="00000000" w:rsidR="00000000" w:rsidRPr="00000000">
        <w:rPr>
          <w:rFonts w:ascii="Cabin Condensed" w:cs="Cabin Condensed" w:eastAsia="Cabin Condensed" w:hAnsi="Cabin Condensed"/>
          <w:b w:val="1"/>
          <w:color w:val="313537"/>
          <w:sz w:val="28"/>
          <w:szCs w:val="28"/>
          <w:highlight w:val="white"/>
          <w:rtl w:val="0"/>
        </w:rPr>
        <w:t xml:space="preserve"> 3.2 million seconds of compute time per month.</w:t>
      </w:r>
      <w:r w:rsidDel="00000000" w:rsidR="00000000" w:rsidRPr="00000000">
        <w:rPr>
          <w:rFonts w:ascii="Cabin Condensed" w:cs="Cabin Condensed" w:eastAsia="Cabin Condensed" w:hAnsi="Cabin Condensed"/>
          <w:color w:val="313537"/>
          <w:sz w:val="32"/>
          <w:szCs w:val="32"/>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You can </w:t>
      </w:r>
      <w:r w:rsidDel="00000000" w:rsidR="00000000" w:rsidRPr="00000000">
        <w:rPr>
          <w:rFonts w:ascii="Cabin Condensed" w:cs="Cabin Condensed" w:eastAsia="Cabin Condensed" w:hAnsi="Cabin Condensed"/>
          <w:b w:val="1"/>
          <w:color w:val="313537"/>
          <w:sz w:val="28"/>
          <w:szCs w:val="28"/>
          <w:highlight w:val="white"/>
          <w:rtl w:val="0"/>
        </w:rPr>
        <w:t xml:space="preserve">save on AWS Lambda </w:t>
      </w:r>
      <w:r w:rsidDel="00000000" w:rsidR="00000000" w:rsidRPr="00000000">
        <w:rPr>
          <w:rFonts w:ascii="Cabin Condensed" w:cs="Cabin Condensed" w:eastAsia="Cabin Condensed" w:hAnsi="Cabin Condensed"/>
          <w:color w:val="313537"/>
          <w:sz w:val="28"/>
          <w:szCs w:val="28"/>
          <w:highlight w:val="white"/>
          <w:rtl w:val="0"/>
        </w:rPr>
        <w:t xml:space="preserve">costs by </w:t>
      </w:r>
      <w:r w:rsidDel="00000000" w:rsidR="00000000" w:rsidRPr="00000000">
        <w:rPr>
          <w:rFonts w:ascii="Cabin Condensed" w:cs="Cabin Condensed" w:eastAsia="Cabin Condensed" w:hAnsi="Cabin Condensed"/>
          <w:b w:val="1"/>
          <w:color w:val="313537"/>
          <w:sz w:val="28"/>
          <w:szCs w:val="28"/>
          <w:highlight w:val="white"/>
          <w:rtl w:val="0"/>
        </w:rPr>
        <w:t xml:space="preserve">signing up for a Compute Savings Plan. </w:t>
      </w:r>
      <w:r w:rsidDel="00000000" w:rsidR="00000000" w:rsidRPr="00000000">
        <w:rPr>
          <w:rFonts w:ascii="Cabin Condensed" w:cs="Cabin Condensed" w:eastAsia="Cabin Condensed" w:hAnsi="Cabin Condensed"/>
          <w:color w:val="313537"/>
          <w:sz w:val="28"/>
          <w:szCs w:val="28"/>
          <w:highlight w:val="white"/>
          <w:rtl w:val="0"/>
        </w:rPr>
        <w:t xml:space="preserve">A</w:t>
      </w:r>
      <w:r w:rsidDel="00000000" w:rsidR="00000000" w:rsidRPr="00000000">
        <w:rPr>
          <w:rFonts w:ascii="Cabin Condensed" w:cs="Cabin Condensed" w:eastAsia="Cabin Condensed" w:hAnsi="Cabin Condensed"/>
          <w:b w:val="1"/>
          <w:color w:val="313537"/>
          <w:sz w:val="28"/>
          <w:szCs w:val="28"/>
          <w:highlight w:val="white"/>
          <w:rtl w:val="0"/>
        </w:rPr>
        <w:t xml:space="preserve"> Compute Savings Plan</w:t>
      </w:r>
      <w:r w:rsidDel="00000000" w:rsidR="00000000" w:rsidRPr="00000000">
        <w:rPr>
          <w:rFonts w:ascii="Cabin Condensed" w:cs="Cabin Condensed" w:eastAsia="Cabin Condensed" w:hAnsi="Cabin Condensed"/>
          <w:color w:val="313537"/>
          <w:sz w:val="28"/>
          <w:szCs w:val="28"/>
          <w:highlight w:val="white"/>
          <w:rtl w:val="0"/>
        </w:rPr>
        <w:t xml:space="preserve"> offers lower compute costs in exchange for </w:t>
      </w:r>
      <w:r w:rsidDel="00000000" w:rsidR="00000000" w:rsidRPr="00000000">
        <w:rPr>
          <w:rFonts w:ascii="Cabin Condensed" w:cs="Cabin Condensed" w:eastAsia="Cabin Condensed" w:hAnsi="Cabin Condensed"/>
          <w:b w:val="1"/>
          <w:color w:val="313537"/>
          <w:sz w:val="32"/>
          <w:szCs w:val="32"/>
          <w:highlight w:val="white"/>
          <w:rtl w:val="0"/>
        </w:rPr>
        <w:t xml:space="preserve">committing to a consistent amount of usage over a 1-year or 3-year term. </w:t>
      </w:r>
      <w:r w:rsidDel="00000000" w:rsidR="00000000" w:rsidRPr="00000000">
        <w:rPr>
          <w:rFonts w:ascii="Lato" w:cs="Lato" w:eastAsia="Lato" w:hAnsi="Lato"/>
          <w:b w:val="1"/>
          <w:color w:val="313537"/>
          <w:sz w:val="24"/>
          <w:szCs w:val="24"/>
          <w:highlight w:val="white"/>
          <w:rtl w:val="0"/>
        </w:rPr>
        <w:t xml:space="preserve">T</w:t>
      </w:r>
      <w:r w:rsidDel="00000000" w:rsidR="00000000" w:rsidRPr="00000000">
        <w:rPr>
          <w:rFonts w:ascii="Lato" w:cs="Lato" w:eastAsia="Lato" w:hAnsi="Lato"/>
          <w:color w:val="313537"/>
          <w:sz w:val="30"/>
          <w:szCs w:val="30"/>
          <w:highlight w:val="white"/>
          <w:rtl w:val="0"/>
        </w:rPr>
        <w:t xml:space="preserve">his is an example </w:t>
      </w:r>
      <w:r w:rsidDel="00000000" w:rsidR="00000000" w:rsidRPr="00000000">
        <w:rPr>
          <w:rFonts w:ascii="Lato" w:cs="Lato" w:eastAsia="Lato" w:hAnsi="Lato"/>
          <w:b w:val="1"/>
          <w:color w:val="313537"/>
          <w:sz w:val="30"/>
          <w:szCs w:val="30"/>
          <w:highlight w:val="white"/>
          <w:rtl w:val="0"/>
        </w:rPr>
        <w:t xml:space="preserve">of paying less when you reserve.  You can see pricing by region </w:t>
      </w:r>
    </w:p>
    <w:p w:rsidR="00000000" w:rsidDel="00000000" w:rsidP="00000000" w:rsidRDefault="00000000" w:rsidRPr="00000000" w14:paraId="000000D8">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rFonts w:ascii="Cabin Condensed" w:cs="Cabin Condensed" w:eastAsia="Cabin Condensed" w:hAnsi="Cabin Condensed"/>
          <w:b w:val="1"/>
          <w:color w:val="313537"/>
          <w:sz w:val="40"/>
          <w:szCs w:val="40"/>
          <w:highlight w:val="white"/>
        </w:rPr>
      </w:pPr>
      <w:r w:rsidDel="00000000" w:rsidR="00000000" w:rsidRPr="00000000">
        <w:rPr>
          <w:rFonts w:ascii="Cabin Condensed" w:cs="Cabin Condensed" w:eastAsia="Cabin Condensed" w:hAnsi="Cabin Condensed"/>
          <w:b w:val="1"/>
          <w:color w:val="313537"/>
          <w:sz w:val="34"/>
          <w:szCs w:val="34"/>
          <w:highlight w:val="white"/>
          <w:rtl w:val="0"/>
        </w:rPr>
        <w:t xml:space="preserve">Amazon EC2 </w:t>
      </w:r>
      <w:r w:rsidDel="00000000" w:rsidR="00000000" w:rsidRPr="00000000">
        <w:rPr>
          <w:rFonts w:ascii="Cabin Condensed" w:cs="Cabin Condensed" w:eastAsia="Cabin Condensed" w:hAnsi="Cabin Condensed"/>
          <w:color w:val="313537"/>
          <w:sz w:val="24"/>
          <w:szCs w:val="24"/>
          <w:highlight w:val="white"/>
          <w:rtl w:val="0"/>
        </w:rPr>
        <w:t xml:space="preserve">pay for </w:t>
      </w:r>
      <w:r w:rsidDel="00000000" w:rsidR="00000000" w:rsidRPr="00000000">
        <w:rPr>
          <w:rFonts w:ascii="Cabin Condensed" w:cs="Cabin Condensed" w:eastAsia="Cabin Condensed" w:hAnsi="Cabin Condensed"/>
          <w:b w:val="1"/>
          <w:color w:val="313537"/>
          <w:sz w:val="30"/>
          <w:szCs w:val="30"/>
          <w:highlight w:val="white"/>
          <w:rtl w:val="0"/>
        </w:rPr>
        <w:t xml:space="preserve">only the compute time that you use while your instances are running</w:t>
      </w:r>
      <w:r w:rsidDel="00000000" w:rsidR="00000000" w:rsidRPr="00000000">
        <w:rPr>
          <w:rFonts w:ascii="Cabin Condensed" w:cs="Cabin Condensed" w:eastAsia="Cabin Condensed" w:hAnsi="Cabin Condensed"/>
          <w:color w:val="313537"/>
          <w:sz w:val="34"/>
          <w:szCs w:val="34"/>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some workloads, you ca</w:t>
      </w:r>
      <w:r w:rsidDel="00000000" w:rsidR="00000000" w:rsidRPr="00000000">
        <w:rPr>
          <w:rFonts w:ascii="Cabin Condensed" w:cs="Cabin Condensed" w:eastAsia="Cabin Condensed" w:hAnsi="Cabin Condensed"/>
          <w:b w:val="1"/>
          <w:color w:val="313537"/>
          <w:sz w:val="32"/>
          <w:szCs w:val="32"/>
          <w:highlight w:val="white"/>
          <w:rtl w:val="0"/>
        </w:rPr>
        <w:t xml:space="preserve">n significantly reduce Amazon EC2 costs by using Spot Instances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Cabin Condensed" w:cs="Cabin Condensed" w:eastAsia="Cabin Condensed" w:hAnsi="Cabin Condensed"/>
          <w:b w:val="1"/>
          <w:color w:val="313537"/>
          <w:sz w:val="32"/>
          <w:szCs w:val="32"/>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Cabin Condensed" w:cs="Cabin Condensed" w:eastAsia="Cabin Condensed" w:hAnsi="Cabin Condensed"/>
          <w:b w:val="1"/>
          <w:color w:val="313537"/>
          <w:sz w:val="32"/>
          <w:szCs w:val="32"/>
          <w:highlight w:val="white"/>
        </w:rPr>
      </w:pPr>
      <w:r w:rsidDel="00000000" w:rsidR="00000000" w:rsidRPr="00000000">
        <w:rPr>
          <w:rtl w:val="0"/>
        </w:rPr>
      </w:r>
    </w:p>
    <w:p w:rsidR="00000000" w:rsidDel="00000000" w:rsidP="00000000" w:rsidRDefault="00000000" w:rsidRPr="00000000" w14:paraId="000000DB">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rFonts w:ascii="Cabin Condensed" w:cs="Cabin Condensed" w:eastAsia="Cabin Condensed" w:hAnsi="Cabin Condensed"/>
          <w:b w:val="1"/>
          <w:color w:val="313537"/>
          <w:sz w:val="32"/>
          <w:szCs w:val="32"/>
          <w:highlight w:val="white"/>
          <w:u w:val="none"/>
        </w:rPr>
      </w:pPr>
      <w:r w:rsidDel="00000000" w:rsidR="00000000" w:rsidRPr="00000000">
        <w:rPr>
          <w:rFonts w:ascii="Cabin Condensed" w:cs="Cabin Condensed" w:eastAsia="Cabin Condensed" w:hAnsi="Cabin Condensed"/>
          <w:b w:val="1"/>
          <w:color w:val="313537"/>
          <w:sz w:val="34"/>
          <w:szCs w:val="34"/>
          <w:highlight w:val="white"/>
          <w:rtl w:val="0"/>
        </w:rPr>
        <w:t xml:space="preserve">Amazon S3 pricing</w:t>
      </w:r>
      <w:r w:rsidDel="00000000" w:rsidR="00000000" w:rsidRPr="00000000">
        <w:rPr>
          <w:rFonts w:ascii="Cabin Condensed" w:cs="Cabin Condensed" w:eastAsia="Cabin Condensed" w:hAnsi="Cabin Condensed"/>
          <w:b w:val="1"/>
          <w:color w:val="313537"/>
          <w:sz w:val="30"/>
          <w:szCs w:val="30"/>
          <w:highlight w:val="white"/>
          <w:rtl w:val="0"/>
        </w:rPr>
        <w:t xml:space="preserve">,</w:t>
      </w:r>
      <w:r w:rsidDel="00000000" w:rsidR="00000000" w:rsidRPr="00000000">
        <w:rPr>
          <w:rFonts w:ascii="Cabin Condensed" w:cs="Cabin Condensed" w:eastAsia="Cabin Condensed" w:hAnsi="Cabin Condensed"/>
          <w:b w:val="1"/>
          <w:color w:val="313537"/>
          <w:sz w:val="24"/>
          <w:szCs w:val="24"/>
          <w:highlight w:val="white"/>
          <w:rtl w:val="0"/>
        </w:rPr>
        <w:t xml:space="preserve"> consider the following cost components:</w:t>
      </w:r>
    </w:p>
    <w:p w:rsidR="00000000" w:rsidDel="00000000" w:rsidP="00000000" w:rsidRDefault="00000000" w:rsidRPr="00000000" w14:paraId="000000DC">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rFonts w:ascii="Cabin Condensed" w:cs="Cabin Condensed" w:eastAsia="Cabin Condensed" w:hAnsi="Cabin Condensed"/>
          <w:b w:val="1"/>
          <w:color w:val="313537"/>
          <w:sz w:val="24"/>
          <w:szCs w:val="24"/>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Storage</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 You</w:t>
      </w:r>
      <w:r w:rsidDel="00000000" w:rsidR="00000000" w:rsidRPr="00000000">
        <w:rPr>
          <w:rFonts w:ascii="Cabin Condensed" w:cs="Cabin Condensed" w:eastAsia="Cabin Condensed" w:hAnsi="Cabin Condensed"/>
          <w:b w:val="1"/>
          <w:color w:val="313537"/>
          <w:sz w:val="26"/>
          <w:szCs w:val="26"/>
          <w:highlight w:val="white"/>
          <w:rtl w:val="0"/>
        </w:rPr>
        <w:t xml:space="preserve"> pay for only the storage that you use. </w:t>
      </w:r>
      <w:r w:rsidDel="00000000" w:rsidR="00000000" w:rsidRPr="00000000">
        <w:rPr>
          <w:rFonts w:ascii="Cabin Condensed" w:cs="Cabin Condensed" w:eastAsia="Cabin Condensed" w:hAnsi="Cabin Condensed"/>
          <w:color w:val="313537"/>
          <w:sz w:val="24"/>
          <w:szCs w:val="24"/>
          <w:highlight w:val="white"/>
          <w:rtl w:val="0"/>
        </w:rPr>
        <w:t xml:space="preserve">You are c</w:t>
      </w:r>
      <w:r w:rsidDel="00000000" w:rsidR="00000000" w:rsidRPr="00000000">
        <w:rPr>
          <w:rFonts w:ascii="Cabin Condensed" w:cs="Cabin Condensed" w:eastAsia="Cabin Condensed" w:hAnsi="Cabin Condensed"/>
          <w:b w:val="1"/>
          <w:color w:val="313537"/>
          <w:sz w:val="24"/>
          <w:szCs w:val="24"/>
          <w:highlight w:val="white"/>
          <w:rtl w:val="0"/>
        </w:rPr>
        <w:t xml:space="preserve">harged the rate to store objects </w:t>
      </w:r>
      <w:r w:rsidDel="00000000" w:rsidR="00000000" w:rsidRPr="00000000">
        <w:rPr>
          <w:rFonts w:ascii="Cabin Condensed" w:cs="Cabin Condensed" w:eastAsia="Cabin Condensed" w:hAnsi="Cabin Condensed"/>
          <w:color w:val="313537"/>
          <w:sz w:val="24"/>
          <w:szCs w:val="24"/>
          <w:highlight w:val="white"/>
          <w:rtl w:val="0"/>
        </w:rPr>
        <w:t xml:space="preserve">in your Amazon S3 buckets based on your </w:t>
      </w:r>
      <w:r w:rsidDel="00000000" w:rsidR="00000000" w:rsidRPr="00000000">
        <w:rPr>
          <w:rFonts w:ascii="Cabin Condensed" w:cs="Cabin Condensed" w:eastAsia="Cabin Condensed" w:hAnsi="Cabin Condensed"/>
          <w:b w:val="1"/>
          <w:color w:val="313537"/>
          <w:sz w:val="24"/>
          <w:szCs w:val="24"/>
          <w:highlight w:val="white"/>
          <w:rtl w:val="0"/>
        </w:rPr>
        <w:t xml:space="preserve">objects’ sizes, storage classes, and duration. </w:t>
      </w:r>
    </w:p>
    <w:p w:rsidR="00000000" w:rsidDel="00000000" w:rsidP="00000000" w:rsidRDefault="00000000" w:rsidRPr="00000000" w14:paraId="000000DD">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rFonts w:ascii="Cabin Condensed" w:cs="Cabin Condensed" w:eastAsia="Cabin Condensed" w:hAnsi="Cabin Condensed"/>
          <w:b w:val="1"/>
          <w:color w:val="313537"/>
          <w:sz w:val="24"/>
          <w:szCs w:val="24"/>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Requests and data retrievals </w:t>
      </w:r>
      <w:r w:rsidDel="00000000" w:rsidR="00000000" w:rsidRPr="00000000">
        <w:rPr>
          <w:rFonts w:ascii="Cabin Condensed" w:cs="Cabin Condensed" w:eastAsia="Cabin Condensed" w:hAnsi="Cabin Condensed"/>
          <w:color w:val="313537"/>
          <w:sz w:val="24"/>
          <w:szCs w:val="24"/>
          <w:highlight w:val="white"/>
          <w:rtl w:val="0"/>
        </w:rPr>
        <w:t xml:space="preserve">- You pay for requests made to your Amazon S3 objects and buckets.</w:t>
      </w:r>
    </w:p>
    <w:p w:rsidR="00000000" w:rsidDel="00000000" w:rsidP="00000000" w:rsidRDefault="00000000" w:rsidRPr="00000000" w14:paraId="000000DE">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rFonts w:ascii="Cabin Condensed" w:cs="Cabin Condensed" w:eastAsia="Cabin Condensed" w:hAnsi="Cabin Condensed"/>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Data transfer </w:t>
      </w:r>
      <w:r w:rsidDel="00000000" w:rsidR="00000000" w:rsidRPr="00000000">
        <w:rPr>
          <w:rFonts w:ascii="Cabin Condensed" w:cs="Cabin Condensed" w:eastAsia="Cabin Condensed" w:hAnsi="Cabin Condensed"/>
          <w:color w:val="313537"/>
          <w:sz w:val="26"/>
          <w:szCs w:val="26"/>
          <w:highlight w:val="white"/>
          <w:rtl w:val="0"/>
        </w:rPr>
        <w:t xml:space="preserve">There is</w:t>
      </w:r>
      <w:r w:rsidDel="00000000" w:rsidR="00000000" w:rsidRPr="00000000">
        <w:rPr>
          <w:rFonts w:ascii="Cabin Condensed" w:cs="Cabin Condensed" w:eastAsia="Cabin Condensed" w:hAnsi="Cabin Condensed"/>
          <w:b w:val="1"/>
          <w:color w:val="313537"/>
          <w:sz w:val="28"/>
          <w:szCs w:val="28"/>
          <w:highlight w:val="white"/>
          <w:rtl w:val="0"/>
        </w:rPr>
        <w:t xml:space="preserve"> no cost to transfer data between different Amazon S3 buckets or from Amazon S3 to other services within the same AWS Region. </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b w:val="1"/>
          <w:color w:val="313537"/>
          <w:sz w:val="30"/>
          <w:szCs w:val="30"/>
          <w:highlight w:val="white"/>
          <w:rtl w:val="0"/>
        </w:rPr>
        <w:t xml:space="preserve">you pay for data that you transfer into and out of Amazon S3, .</w:t>
      </w:r>
      <w:r w:rsidDel="00000000" w:rsidR="00000000" w:rsidRPr="00000000">
        <w:rPr>
          <w:rFonts w:ascii="Cabin Condensed" w:cs="Cabin Condensed" w:eastAsia="Cabin Condensed" w:hAnsi="Cabin Condensed"/>
          <w:b w:val="1"/>
          <w:color w:val="313537"/>
          <w:sz w:val="36"/>
          <w:szCs w:val="36"/>
          <w:highlight w:val="white"/>
          <w:rtl w:val="0"/>
        </w:rPr>
        <w:t xml:space="preserve"> </w:t>
      </w:r>
      <w:r w:rsidDel="00000000" w:rsidR="00000000" w:rsidRPr="00000000">
        <w:rPr>
          <w:rFonts w:ascii="Cabin Condensed" w:cs="Cabin Condensed" w:eastAsia="Cabin Condensed" w:hAnsi="Cabin Condensed"/>
          <w:b w:val="1"/>
          <w:color w:val="313537"/>
          <w:sz w:val="30"/>
          <w:szCs w:val="30"/>
          <w:highlight w:val="white"/>
          <w:rtl w:val="0"/>
        </w:rPr>
        <w:t xml:space="preserve">There is no cost for data transferred into Amazon S3 from the internet or out to Amazon CloudFront. There is also no cost for data transferred out to an </w:t>
      </w:r>
      <w:r w:rsidDel="00000000" w:rsidR="00000000" w:rsidRPr="00000000">
        <w:rPr>
          <w:rFonts w:ascii="Cabin Condensed" w:cs="Cabin Condensed" w:eastAsia="Cabin Condensed" w:hAnsi="Cabin Condensed"/>
          <w:color w:val="313537"/>
          <w:sz w:val="30"/>
          <w:szCs w:val="30"/>
          <w:highlight w:val="white"/>
          <w:rtl w:val="0"/>
        </w:rPr>
        <w:t xml:space="preserve">Amazon EC2 ins</w:t>
      </w:r>
      <w:r w:rsidDel="00000000" w:rsidR="00000000" w:rsidRPr="00000000">
        <w:rPr>
          <w:rFonts w:ascii="Cabin Condensed" w:cs="Cabin Condensed" w:eastAsia="Cabin Condensed" w:hAnsi="Cabin Condensed"/>
          <w:color w:val="313537"/>
          <w:sz w:val="24"/>
          <w:szCs w:val="24"/>
          <w:highlight w:val="white"/>
          <w:rtl w:val="0"/>
        </w:rPr>
        <w:t xml:space="preserve">tance in the same AWS Region as the Amazon S3 bucket.</w:t>
      </w:r>
    </w:p>
    <w:p w:rsidR="00000000" w:rsidDel="00000000" w:rsidP="00000000" w:rsidRDefault="00000000" w:rsidRPr="00000000" w14:paraId="000000DF">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144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28"/>
          <w:szCs w:val="28"/>
          <w:highlight w:val="white"/>
          <w:rtl w:val="0"/>
        </w:rPr>
        <w:t xml:space="preserve">Management and replication</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8"/>
          <w:szCs w:val="28"/>
          <w:highlight w:val="white"/>
          <w:rtl w:val="0"/>
        </w:rPr>
        <w:t xml:space="preserve">pay for the </w:t>
      </w:r>
      <w:r w:rsidDel="00000000" w:rsidR="00000000" w:rsidRPr="00000000">
        <w:rPr>
          <w:rFonts w:ascii="Cabin Condensed" w:cs="Cabin Condensed" w:eastAsia="Cabin Condensed" w:hAnsi="Cabin Condensed"/>
          <w:b w:val="1"/>
          <w:color w:val="313537"/>
          <w:sz w:val="28"/>
          <w:szCs w:val="28"/>
          <w:highlight w:val="white"/>
          <w:rtl w:val="0"/>
        </w:rPr>
        <w:t xml:space="preserve">storage management features . </w:t>
      </w:r>
      <w:r w:rsidDel="00000000" w:rsidR="00000000" w:rsidRPr="00000000">
        <w:rPr>
          <w:rFonts w:ascii="Cabin Condensed" w:cs="Cabin Condensed" w:eastAsia="Cabin Condensed" w:hAnsi="Cabin Condensed"/>
          <w:color w:val="313537"/>
          <w:sz w:val="28"/>
          <w:szCs w:val="28"/>
          <w:highlight w:val="white"/>
          <w:rtl w:val="0"/>
        </w:rPr>
        <w:t xml:space="preserve">features include Amazon S3</w:t>
      </w:r>
      <w:r w:rsidDel="00000000" w:rsidR="00000000" w:rsidRPr="00000000">
        <w:rPr>
          <w:rFonts w:ascii="Cabin Condensed" w:cs="Cabin Condensed" w:eastAsia="Cabin Condensed" w:hAnsi="Cabin Condensed"/>
          <w:b w:val="1"/>
          <w:color w:val="313537"/>
          <w:sz w:val="30"/>
          <w:szCs w:val="30"/>
          <w:highlight w:val="white"/>
          <w:rtl w:val="0"/>
        </w:rPr>
        <w:t xml:space="preserve"> inventory, analytics, and object tagging.</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Lato" w:cs="Lato" w:eastAsia="Lato" w:hAnsi="Lato"/>
          <w:b w:val="1"/>
          <w:color w:val="313537"/>
          <w:sz w:val="30"/>
          <w:szCs w:val="30"/>
          <w:highlight w:val="white"/>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Lato" w:cs="Lato" w:eastAsia="Lato" w:hAnsi="Lato"/>
          <w:b w:val="1"/>
          <w:color w:val="313537"/>
          <w:sz w:val="30"/>
          <w:szCs w:val="30"/>
          <w:highlight w:val="white"/>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Cabin Condensed" w:cs="Cabin Condensed" w:eastAsia="Cabin Condensed" w:hAnsi="Cabin Condensed"/>
          <w:b w:val="1"/>
          <w:color w:val="313537"/>
          <w:sz w:val="26"/>
          <w:szCs w:val="26"/>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Cabin Condensed" w:cs="Cabin Condensed" w:eastAsia="Cabin Condensed" w:hAnsi="Cabin Condensed"/>
          <w:b w:val="1"/>
          <w:color w:val="313537"/>
          <w:sz w:val="26"/>
          <w:szCs w:val="26"/>
          <w:highlight w:val="white"/>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Cabin Condensed" w:cs="Cabin Condensed" w:eastAsia="Cabin Condensed" w:hAnsi="Cabin Condensed"/>
          <w:b w:val="1"/>
          <w:color w:val="313537"/>
          <w:sz w:val="32"/>
          <w:szCs w:val="32"/>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 </w:t>
      </w:r>
      <w:hyperlink r:id="rId55">
        <w:r w:rsidDel="00000000" w:rsidR="00000000" w:rsidRPr="00000000">
          <w:rPr>
            <w:rFonts w:ascii="Cabin Condensed" w:cs="Cabin Condensed" w:eastAsia="Cabin Condensed" w:hAnsi="Cabin Condensed"/>
            <w:b w:val="1"/>
            <w:color w:val="1155cc"/>
            <w:sz w:val="26"/>
            <w:szCs w:val="26"/>
            <w:highlight w:val="white"/>
            <w:u w:val="single"/>
            <w:rtl w:val="0"/>
          </w:rPr>
          <w:t xml:space="preserve">AWS Billing &amp; Cost Management dashboard</w:t>
        </w:r>
      </w:hyperlink>
      <w:r w:rsidDel="00000000" w:rsidR="00000000" w:rsidRPr="00000000">
        <w:rPr>
          <w:rtl w:val="0"/>
        </w:rPr>
      </w:r>
    </w:p>
    <w:p w:rsidR="00000000" w:rsidDel="00000000" w:rsidP="00000000" w:rsidRDefault="00000000" w:rsidRPr="00000000" w14:paraId="000000E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Compare your current month-to-date balance with the previous month, and get a forecast of the next month based on current usage.</w:t>
      </w:r>
    </w:p>
    <w:p w:rsidR="00000000" w:rsidDel="00000000" w:rsidP="00000000" w:rsidRDefault="00000000" w:rsidRPr="00000000" w14:paraId="000000E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View month-to-date spend by service.</w:t>
      </w:r>
    </w:p>
    <w:p w:rsidR="00000000" w:rsidDel="00000000" w:rsidP="00000000" w:rsidRDefault="00000000" w:rsidRPr="00000000" w14:paraId="000000E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View Free Tier usage by service.</w:t>
      </w:r>
    </w:p>
    <w:p w:rsidR="00000000" w:rsidDel="00000000" w:rsidP="00000000" w:rsidRDefault="00000000" w:rsidRPr="00000000" w14:paraId="000000E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Access Cost Explorer and create budgets.</w:t>
      </w:r>
    </w:p>
    <w:p w:rsidR="00000000" w:rsidDel="00000000" w:rsidP="00000000" w:rsidRDefault="00000000" w:rsidRPr="00000000" w14:paraId="000000E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Purchase and manage Savings Plans.</w:t>
      </w:r>
    </w:p>
    <w:p w:rsidR="00000000" w:rsidDel="00000000" w:rsidP="00000000" w:rsidRDefault="00000000" w:rsidRPr="00000000" w14:paraId="000000E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ind w:left="720" w:hanging="360"/>
        <w:rPr>
          <w:rFonts w:ascii="Cabin Condensed" w:cs="Cabin Condensed" w:eastAsia="Cabin Condensed" w:hAnsi="Cabin Condensed"/>
          <w:b w:val="1"/>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Publish </w:t>
      </w:r>
      <w:hyperlink r:id="rId56">
        <w:r w:rsidDel="00000000" w:rsidR="00000000" w:rsidRPr="00000000">
          <w:rPr>
            <w:rFonts w:ascii="Cabin Condensed" w:cs="Cabin Condensed" w:eastAsia="Cabin Condensed" w:hAnsi="Cabin Condensed"/>
            <w:b w:val="1"/>
            <w:color w:val="1155cc"/>
            <w:sz w:val="26"/>
            <w:szCs w:val="26"/>
            <w:highlight w:val="white"/>
            <w:u w:val="single"/>
            <w:rtl w:val="0"/>
          </w:rPr>
          <w:t xml:space="preserve">AWS Cost and Usage Reports</w:t>
        </w:r>
      </w:hyperlink>
      <w:r w:rsidDel="00000000" w:rsidR="00000000" w:rsidRPr="00000000">
        <w:rPr>
          <w:rFonts w:ascii="Cabin Condensed" w:cs="Cabin Condensed" w:eastAsia="Cabin Condensed" w:hAnsi="Cabin Condensed"/>
          <w:b w:val="1"/>
          <w:color w:val="313537"/>
          <w:sz w:val="26"/>
          <w:szCs w:val="26"/>
          <w:highlight w:val="white"/>
          <w:rtl w:val="0"/>
        </w:rPr>
        <w:t xml:space="preserve">.</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Consolidated billing</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2"/>
          <w:szCs w:val="32"/>
          <w:highlight w:val="white"/>
          <w:rtl w:val="0"/>
        </w:rPr>
        <w:t xml:space="preserve">AWS Organizations</w:t>
      </w:r>
      <w:r w:rsidDel="00000000" w:rsidR="00000000" w:rsidRPr="00000000">
        <w:rPr>
          <w:rFonts w:ascii="Cabin Condensed" w:cs="Cabin Condensed" w:eastAsia="Cabin Condensed" w:hAnsi="Cabin Condensed"/>
          <w:color w:val="313537"/>
          <w:sz w:val="26"/>
          <w:szCs w:val="26"/>
          <w:highlight w:val="white"/>
          <w:rtl w:val="0"/>
        </w:rPr>
        <w:t xml:space="preserve">, a service that enables you to manage multiple AWS accounts from a central location. AWS Organizations also provides the option for </w:t>
      </w:r>
      <w:hyperlink r:id="rId57">
        <w:r w:rsidDel="00000000" w:rsidR="00000000" w:rsidRPr="00000000">
          <w:rPr>
            <w:rFonts w:ascii="Cabin Condensed" w:cs="Cabin Condensed" w:eastAsia="Cabin Condensed" w:hAnsi="Cabin Condensed"/>
            <w:b w:val="1"/>
            <w:color w:val="1155cc"/>
            <w:sz w:val="38"/>
            <w:szCs w:val="38"/>
            <w:highlight w:val="white"/>
            <w:u w:val="single"/>
            <w:rtl w:val="0"/>
          </w:rPr>
          <w:t xml:space="preserve">consolidated billing</w:t>
        </w:r>
      </w:hyperlink>
      <w:r w:rsidDel="00000000" w:rsidR="00000000" w:rsidRPr="00000000">
        <w:rPr>
          <w:rFonts w:ascii="Cabin Condensed" w:cs="Cabin Condensed" w:eastAsia="Cabin Condensed" w:hAnsi="Cabin Condensed"/>
          <w:b w:val="1"/>
          <w:color w:val="313537"/>
          <w:sz w:val="38"/>
          <w:szCs w:val="38"/>
          <w:highlight w:val="white"/>
          <w:rtl w:val="0"/>
        </w:rPr>
        <w:t xml:space="preserve">. </w:t>
      </w:r>
      <w:r w:rsidDel="00000000" w:rsidR="00000000" w:rsidRPr="00000000">
        <w:rPr>
          <w:rFonts w:ascii="Cabin Condensed" w:cs="Cabin Condensed" w:eastAsia="Cabin Condensed" w:hAnsi="Cabin Condensed"/>
          <w:b w:val="1"/>
          <w:color w:val="313537"/>
          <w:sz w:val="26"/>
          <w:szCs w:val="26"/>
          <w:highlight w:val="white"/>
          <w:rtl w:val="0"/>
        </w:rPr>
        <w:t xml:space="preserve">The consolidated billing feature of AWS Organizations enables you to receive a single bill for all AWS accounts in your organization. </w:t>
      </w:r>
      <w:r w:rsidDel="00000000" w:rsidR="00000000" w:rsidRPr="00000000">
        <w:rPr>
          <w:rFonts w:ascii="Cabin Condensed" w:cs="Cabin Condensed" w:eastAsia="Cabin Condensed" w:hAnsi="Cabin Condensed"/>
          <w:color w:val="313537"/>
          <w:sz w:val="26"/>
          <w:szCs w:val="26"/>
          <w:highlight w:val="white"/>
          <w:rtl w:val="0"/>
        </w:rPr>
        <w:t xml:space="preserve">The benefit of consolidated billing is the ability to s</w:t>
      </w:r>
      <w:r w:rsidDel="00000000" w:rsidR="00000000" w:rsidRPr="00000000">
        <w:rPr>
          <w:rFonts w:ascii="Cabin Condensed" w:cs="Cabin Condensed" w:eastAsia="Cabin Condensed" w:hAnsi="Cabin Condensed"/>
          <w:b w:val="1"/>
          <w:color w:val="313537"/>
          <w:sz w:val="30"/>
          <w:szCs w:val="30"/>
          <w:highlight w:val="white"/>
          <w:rtl w:val="0"/>
        </w:rPr>
        <w:t xml:space="preserve">hare bulk discount pricing, Savings Plans, and Reserved Instances across the accounts in your organization.</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8"/>
          <w:szCs w:val="48"/>
          <w:highlight w:val="white"/>
        </w:rPr>
      </w:pPr>
      <w:r w:rsidDel="00000000" w:rsidR="00000000" w:rsidRPr="00000000">
        <w:rPr>
          <w:rFonts w:ascii="Cabin Condensed" w:cs="Cabin Condensed" w:eastAsia="Cabin Condensed" w:hAnsi="Cabin Condensed"/>
          <w:b w:val="1"/>
          <w:color w:val="313537"/>
          <w:sz w:val="48"/>
          <w:szCs w:val="48"/>
          <w:highlight w:val="white"/>
          <w:rtl w:val="0"/>
        </w:rPr>
        <w:t xml:space="preserve">AWS Budgets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38"/>
          <w:szCs w:val="38"/>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In </w:t>
      </w:r>
      <w:hyperlink r:id="rId58">
        <w:r w:rsidDel="00000000" w:rsidR="00000000" w:rsidRPr="00000000">
          <w:rPr>
            <w:rFonts w:ascii="Cabin Condensed" w:cs="Cabin Condensed" w:eastAsia="Cabin Condensed" w:hAnsi="Cabin Condensed"/>
            <w:b w:val="1"/>
            <w:color w:val="1155cc"/>
            <w:sz w:val="26"/>
            <w:szCs w:val="26"/>
            <w:highlight w:val="white"/>
            <w:u w:val="single"/>
            <w:rtl w:val="0"/>
          </w:rPr>
          <w:t xml:space="preserve">AWS Budgets</w:t>
        </w:r>
      </w:hyperlink>
      <w:r w:rsidDel="00000000" w:rsidR="00000000" w:rsidRPr="00000000">
        <w:rPr>
          <w:rFonts w:ascii="Cabin Condensed" w:cs="Cabin Condensed" w:eastAsia="Cabin Condensed" w:hAnsi="Cabin Condensed"/>
          <w:b w:val="1"/>
          <w:color w:val="313537"/>
          <w:sz w:val="26"/>
          <w:szCs w:val="26"/>
          <w:highlight w:val="white"/>
          <w:rtl w:val="0"/>
        </w:rPr>
        <w:t xml:space="preserve">,</w:t>
      </w:r>
      <w:r w:rsidDel="00000000" w:rsidR="00000000" w:rsidRPr="00000000">
        <w:rPr>
          <w:rFonts w:ascii="Cabin Condensed" w:cs="Cabin Condensed" w:eastAsia="Cabin Condensed" w:hAnsi="Cabin Condensed"/>
          <w:color w:val="313537"/>
          <w:sz w:val="26"/>
          <w:szCs w:val="26"/>
          <w:highlight w:val="white"/>
          <w:rtl w:val="0"/>
        </w:rPr>
        <w:t xml:space="preserve"> you can create budgets to plan your service usage, service costs, and instance reservations.The information in AWS Budgets updates three times a day. This helps you to accurately determine how close your usage is to your budgeted amounts or to the AWS Free Tier limits.</w:t>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Cost Explorer</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color w:val="313537"/>
          <w:sz w:val="26"/>
          <w:szCs w:val="26"/>
          <w:highlight w:val="white"/>
        </w:rPr>
      </w:pPr>
      <w:hyperlink r:id="rId59">
        <w:r w:rsidDel="00000000" w:rsidR="00000000" w:rsidRPr="00000000">
          <w:rPr>
            <w:rFonts w:ascii="Cabin Condensed" w:cs="Cabin Condensed" w:eastAsia="Cabin Condensed" w:hAnsi="Cabin Condensed"/>
            <w:b w:val="1"/>
            <w:color w:val="1155cc"/>
            <w:sz w:val="26"/>
            <w:szCs w:val="26"/>
            <w:highlight w:val="white"/>
            <w:u w:val="single"/>
            <w:rtl w:val="0"/>
          </w:rPr>
          <w:t xml:space="preserve">AWS Cost Explorer</w:t>
        </w:r>
      </w:hyperlink>
      <w:r w:rsidDel="00000000" w:rsidR="00000000" w:rsidRPr="00000000">
        <w:rPr>
          <w:rFonts w:ascii="Cabin Condensed" w:cs="Cabin Condensed" w:eastAsia="Cabin Condensed" w:hAnsi="Cabin Condensed"/>
          <w:color w:val="313537"/>
          <w:sz w:val="26"/>
          <w:szCs w:val="26"/>
          <w:highlight w:val="white"/>
          <w:rtl w:val="0"/>
        </w:rPr>
        <w:t xml:space="preserve"> is a tool that enables you to visualize, understand, and manage your AWS costs and usage over time .AWS Cost Explorer includes a default report of the costs and usage for your top five cost-accruing AWS services. You can apply custom filters and groups to analyze your data. For example, you can view resource usage at the hourly level.</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Support</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Cabin Condensed" w:cs="Cabin Condensed" w:eastAsia="Cabin Condensed" w:hAnsi="Cabin Condensed"/>
          <w:b w:val="1"/>
          <w:color w:val="313537"/>
          <w:sz w:val="26"/>
          <w:szCs w:val="26"/>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AWS offers four different </w:t>
      </w:r>
      <w:hyperlink r:id="rId60">
        <w:r w:rsidDel="00000000" w:rsidR="00000000" w:rsidRPr="00000000">
          <w:rPr>
            <w:rFonts w:ascii="Cabin Condensed" w:cs="Cabin Condensed" w:eastAsia="Cabin Condensed" w:hAnsi="Cabin Condensed"/>
            <w:b w:val="1"/>
            <w:color w:val="1155cc"/>
            <w:sz w:val="26"/>
            <w:szCs w:val="26"/>
            <w:highlight w:val="white"/>
            <w:u w:val="single"/>
            <w:rtl w:val="0"/>
          </w:rPr>
          <w:t xml:space="preserve">Support plans</w:t>
        </w:r>
      </w:hyperlink>
      <w:r w:rsidDel="00000000" w:rsidR="00000000" w:rsidRPr="00000000">
        <w:rPr>
          <w:rFonts w:ascii="Cabin Condensed" w:cs="Cabin Condensed" w:eastAsia="Cabin Condensed" w:hAnsi="Cabin Condensed"/>
          <w:b w:val="1"/>
          <w:color w:val="313537"/>
          <w:sz w:val="26"/>
          <w:szCs w:val="26"/>
          <w:highlight w:val="white"/>
          <w:rtl w:val="0"/>
        </w:rPr>
        <w:t xml:space="preserve"> to help you troubleshoot issues, lower costs, and efficiently use AWS services. </w:t>
      </w:r>
    </w:p>
    <w:p w:rsidR="00000000" w:rsidDel="00000000" w:rsidP="00000000" w:rsidRDefault="00000000" w:rsidRPr="00000000" w14:paraId="000000F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b w:val="1"/>
          <w:color w:val="313537"/>
          <w:sz w:val="26"/>
          <w:szCs w:val="26"/>
          <w:highlight w:val="white"/>
          <w:u w:val="none"/>
        </w:rPr>
      </w:pPr>
      <w:r w:rsidDel="00000000" w:rsidR="00000000" w:rsidRPr="00000000">
        <w:rPr>
          <w:rFonts w:ascii="Cabin Condensed" w:cs="Cabin Condensed" w:eastAsia="Cabin Condensed" w:hAnsi="Cabin Condensed"/>
          <w:b w:val="1"/>
          <w:color w:val="313537"/>
          <w:sz w:val="26"/>
          <w:szCs w:val="26"/>
          <w:highlight w:val="white"/>
          <w:rtl w:val="0"/>
        </w:rPr>
        <w:t xml:space="preserve">Basic Support</w:t>
      </w:r>
      <w:r w:rsidDel="00000000" w:rsidR="00000000" w:rsidRPr="00000000">
        <w:rPr>
          <w:rFonts w:ascii="Cabin Condensed" w:cs="Cabin Condensed" w:eastAsia="Cabin Condensed" w:hAnsi="Cabin Condensed"/>
          <w:color w:val="313537"/>
          <w:sz w:val="26"/>
          <w:szCs w:val="26"/>
          <w:highlight w:val="white"/>
          <w:rtl w:val="0"/>
        </w:rPr>
        <w:t xml:space="preserve"> is free for all AWS customers. Basic Support, you can also </w:t>
      </w:r>
      <w:r w:rsidDel="00000000" w:rsidR="00000000" w:rsidRPr="00000000">
        <w:rPr>
          <w:rFonts w:ascii="Cabin Condensed" w:cs="Cabin Condensed" w:eastAsia="Cabin Condensed" w:hAnsi="Cabin Condensed"/>
          <w:b w:val="1"/>
          <w:color w:val="313537"/>
          <w:sz w:val="26"/>
          <w:szCs w:val="26"/>
          <w:highlight w:val="white"/>
          <w:rtl w:val="0"/>
        </w:rPr>
        <w:t xml:space="preserve">contact AWS for billing questions and service limit increases.</w:t>
      </w:r>
      <w:r w:rsidDel="00000000" w:rsidR="00000000" w:rsidRPr="00000000">
        <w:rPr>
          <w:rFonts w:ascii="Cabin Condensed" w:cs="Cabin Condensed" w:eastAsia="Cabin Condensed" w:hAnsi="Cabin Condensed"/>
          <w:color w:val="313537"/>
          <w:sz w:val="26"/>
          <w:szCs w:val="26"/>
          <w:highlight w:val="white"/>
          <w:rtl w:val="0"/>
        </w:rPr>
        <w:t xml:space="preserve"> access to a</w:t>
      </w:r>
      <w:r w:rsidDel="00000000" w:rsidR="00000000" w:rsidRPr="00000000">
        <w:rPr>
          <w:rFonts w:ascii="Cabin Condensed" w:cs="Cabin Condensed" w:eastAsia="Cabin Condensed" w:hAnsi="Cabin Condensed"/>
          <w:b w:val="1"/>
          <w:color w:val="313537"/>
          <w:sz w:val="30"/>
          <w:szCs w:val="30"/>
          <w:highlight w:val="white"/>
          <w:rtl w:val="0"/>
        </w:rPr>
        <w:t xml:space="preserve"> limited selection of AWS Trusted Advisor checks. </w:t>
      </w:r>
      <w:r w:rsidDel="00000000" w:rsidR="00000000" w:rsidRPr="00000000">
        <w:rPr>
          <w:rFonts w:ascii="Cabin Condensed" w:cs="Cabin Condensed" w:eastAsia="Cabin Condensed" w:hAnsi="Cabin Condensed"/>
          <w:b w:val="1"/>
          <w:color w:val="313537"/>
          <w:sz w:val="26"/>
          <w:szCs w:val="26"/>
          <w:highlight w:val="white"/>
          <w:rtl w:val="0"/>
        </w:rPr>
        <w:t xml:space="preserve">AWS Personal Health Dashboard, </w:t>
      </w:r>
      <w:r w:rsidDel="00000000" w:rsidR="00000000" w:rsidRPr="00000000">
        <w:rPr>
          <w:rFonts w:ascii="Cabin Condensed" w:cs="Cabin Condensed" w:eastAsia="Cabin Condensed" w:hAnsi="Cabin Condensed"/>
          <w:color w:val="313537"/>
          <w:sz w:val="26"/>
          <w:szCs w:val="26"/>
          <w:highlight w:val="white"/>
          <w:rtl w:val="0"/>
        </w:rPr>
        <w:t xml:space="preserve">a tool that provides alerts and remediation guidance when AWS is experiencing events that may affect you. </w:t>
      </w:r>
    </w:p>
    <w:p w:rsidR="00000000" w:rsidDel="00000000" w:rsidP="00000000" w:rsidRDefault="00000000" w:rsidRPr="00000000" w14:paraId="000000F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Developer Support</w:t>
      </w:r>
      <w:r w:rsidDel="00000000" w:rsidR="00000000" w:rsidRPr="00000000">
        <w:rPr>
          <w:rFonts w:ascii="Cabin Condensed" w:cs="Cabin Condensed" w:eastAsia="Cabin Condensed" w:hAnsi="Cabin Condensed"/>
          <w:color w:val="313537"/>
          <w:sz w:val="30"/>
          <w:szCs w:val="30"/>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plan have access to features such as:</w:t>
      </w:r>
      <w:r w:rsidDel="00000000" w:rsidR="00000000" w:rsidRPr="00000000">
        <w:rPr>
          <w:rFonts w:ascii="Cabin Condensed" w:cs="Cabin Condensed" w:eastAsia="Cabin Condensed" w:hAnsi="Cabin Condensed"/>
          <w:b w:val="1"/>
          <w:color w:val="313537"/>
          <w:sz w:val="28"/>
          <w:szCs w:val="28"/>
          <w:highlight w:val="white"/>
          <w:rtl w:val="0"/>
        </w:rPr>
        <w:t xml:space="preserve"> Best practice guidance, Client-side diagnostic tools , Building-block architecture support, which consists of guidance for how to use AWS offerings, features, and services together. </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the building-block architecture support that is included with the Developer Support plan could help you to identify opportunities for combining specific services and features.</w:t>
      </w:r>
      <w:r w:rsidDel="00000000" w:rsidR="00000000" w:rsidRPr="00000000">
        <w:rPr>
          <w:rtl w:val="0"/>
        </w:rPr>
      </w:r>
    </w:p>
    <w:p w:rsidR="00000000" w:rsidDel="00000000" w:rsidP="00000000" w:rsidRDefault="00000000" w:rsidRPr="00000000" w14:paraId="000000F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Business Support </w:t>
      </w:r>
      <w:r w:rsidDel="00000000" w:rsidR="00000000" w:rsidRPr="00000000">
        <w:rPr>
          <w:rFonts w:ascii="Cabin Condensed" w:cs="Cabin Condensed" w:eastAsia="Cabin Condensed" w:hAnsi="Cabin Condensed"/>
          <w:color w:val="313537"/>
          <w:sz w:val="24"/>
          <w:szCs w:val="24"/>
          <w:highlight w:val="white"/>
          <w:rtl w:val="0"/>
        </w:rPr>
        <w:t xml:space="preserve">plan have access to additional features, including: </w:t>
      </w:r>
      <w:r w:rsidDel="00000000" w:rsidR="00000000" w:rsidRPr="00000000">
        <w:rPr>
          <w:rFonts w:ascii="Cabin Condensed" w:cs="Cabin Condensed" w:eastAsia="Cabin Condensed" w:hAnsi="Cabin Condensed"/>
          <w:b w:val="1"/>
          <w:color w:val="313537"/>
          <w:sz w:val="24"/>
          <w:szCs w:val="24"/>
          <w:highlight w:val="white"/>
          <w:rtl w:val="0"/>
        </w:rPr>
        <w:t xml:space="preserve">Use-case guidance </w:t>
      </w:r>
      <w:r w:rsidDel="00000000" w:rsidR="00000000" w:rsidRPr="00000000">
        <w:rPr>
          <w:rFonts w:ascii="Cabin Condensed" w:cs="Cabin Condensed" w:eastAsia="Cabin Condensed" w:hAnsi="Cabin Condensed"/>
          <w:color w:val="313537"/>
          <w:sz w:val="24"/>
          <w:szCs w:val="24"/>
          <w:highlight w:val="white"/>
          <w:rtl w:val="0"/>
        </w:rPr>
        <w:t xml:space="preserve">to identify AWS offerings, features, and services that can best support your specific needs,</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b w:val="1"/>
          <w:color w:val="ff0000"/>
          <w:sz w:val="28"/>
          <w:szCs w:val="28"/>
          <w:highlight w:val="white"/>
          <w:rtl w:val="0"/>
        </w:rPr>
        <w:t xml:space="preserve">All AWS Trusted Advisor checks, </w:t>
      </w:r>
      <w:r w:rsidDel="00000000" w:rsidR="00000000" w:rsidRPr="00000000">
        <w:rPr>
          <w:rFonts w:ascii="Cabin Condensed" w:cs="Cabin Condensed" w:eastAsia="Cabin Condensed" w:hAnsi="Cabin Condensed"/>
          <w:b w:val="1"/>
          <w:color w:val="313537"/>
          <w:sz w:val="24"/>
          <w:szCs w:val="24"/>
          <w:highlight w:val="white"/>
          <w:rtl w:val="0"/>
        </w:rPr>
        <w:t xml:space="preserve">Limited support for third-party software, such as common operating systems and application stack components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720" w:firstLine="0"/>
        <w:rPr>
          <w:rFonts w:ascii="Cabin Condensed" w:cs="Cabin Condensed" w:eastAsia="Cabin Condensed" w:hAnsi="Cabin Condensed"/>
          <w:b w:val="1"/>
          <w:color w:val="313537"/>
          <w:sz w:val="30"/>
          <w:szCs w:val="30"/>
          <w:highlight w:val="white"/>
        </w:rPr>
      </w:pPr>
      <w:r w:rsidDel="00000000" w:rsidR="00000000" w:rsidRPr="00000000">
        <w:rPr>
          <w:rtl w:val="0"/>
        </w:rPr>
      </w:r>
    </w:p>
    <w:p w:rsidR="00000000" w:rsidDel="00000000" w:rsidP="00000000" w:rsidRDefault="00000000" w:rsidRPr="00000000" w14:paraId="000000F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720" w:hanging="360"/>
        <w:rPr>
          <w:rFonts w:ascii="Cabin Condensed" w:cs="Cabin Condensed" w:eastAsia="Cabin Condensed" w:hAnsi="Cabin Condensed"/>
          <w:b w:val="1"/>
          <w:color w:val="313537"/>
          <w:sz w:val="24"/>
          <w:szCs w:val="24"/>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Enterprise Support</w:t>
      </w:r>
      <w:r w:rsidDel="00000000" w:rsidR="00000000" w:rsidRPr="00000000">
        <w:rPr>
          <w:rFonts w:ascii="Cabin Condensed" w:cs="Cabin Condensed" w:eastAsia="Cabin Condensed" w:hAnsi="Cabin Condensed"/>
          <w:color w:val="313537"/>
          <w:sz w:val="30"/>
          <w:szCs w:val="30"/>
          <w:highlight w:val="white"/>
          <w:rtl w:val="0"/>
        </w:rPr>
        <w:t xml:space="preserve"> plan have access to features such as:</w:t>
      </w:r>
    </w:p>
    <w:p w:rsidR="00000000" w:rsidDel="00000000" w:rsidP="00000000" w:rsidRDefault="00000000" w:rsidRPr="00000000" w14:paraId="000000F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hanging="360"/>
        <w:rPr>
          <w:rFonts w:ascii="Cabin Condensed" w:cs="Cabin Condensed" w:eastAsia="Cabin Condensed" w:hAnsi="Cabin Condensed"/>
          <w:b w:val="1"/>
          <w:color w:val="313537"/>
          <w:sz w:val="24"/>
          <w:szCs w:val="24"/>
          <w:highlight w:val="white"/>
        </w:rPr>
      </w:pPr>
      <w:r w:rsidDel="00000000" w:rsidR="00000000" w:rsidRPr="00000000">
        <w:rPr>
          <w:rFonts w:ascii="Cabin Condensed" w:cs="Cabin Condensed" w:eastAsia="Cabin Condensed" w:hAnsi="Cabin Condensed"/>
          <w:color w:val="313537"/>
          <w:sz w:val="24"/>
          <w:szCs w:val="24"/>
          <w:highlight w:val="white"/>
          <w:rtl w:val="0"/>
        </w:rPr>
        <w:t xml:space="preserve">Application</w:t>
      </w:r>
      <w:r w:rsidDel="00000000" w:rsidR="00000000" w:rsidRPr="00000000">
        <w:rPr>
          <w:rFonts w:ascii="Cabin Condensed" w:cs="Cabin Condensed" w:eastAsia="Cabin Condensed" w:hAnsi="Cabin Condensed"/>
          <w:b w:val="1"/>
          <w:color w:val="313537"/>
          <w:sz w:val="26"/>
          <w:szCs w:val="26"/>
          <w:highlight w:val="white"/>
          <w:rtl w:val="0"/>
        </w:rPr>
        <w:t xml:space="preserve"> architecture guidance</w:t>
      </w:r>
      <w:r w:rsidDel="00000000" w:rsidR="00000000" w:rsidRPr="00000000">
        <w:rPr>
          <w:rFonts w:ascii="Cabin Condensed" w:cs="Cabin Condensed" w:eastAsia="Cabin Condensed" w:hAnsi="Cabin Condensed"/>
          <w:color w:val="313537"/>
          <w:sz w:val="24"/>
          <w:szCs w:val="24"/>
          <w:highlight w:val="white"/>
          <w:rtl w:val="0"/>
        </w:rPr>
        <w:t xml:space="preserve">, which is </w:t>
      </w:r>
      <w:r w:rsidDel="00000000" w:rsidR="00000000" w:rsidRPr="00000000">
        <w:rPr>
          <w:rFonts w:ascii="Cabin Condensed" w:cs="Cabin Condensed" w:eastAsia="Cabin Condensed" w:hAnsi="Cabin Condensed"/>
          <w:b w:val="1"/>
          <w:color w:val="313537"/>
          <w:sz w:val="24"/>
          <w:szCs w:val="24"/>
          <w:highlight w:val="white"/>
          <w:rtl w:val="0"/>
        </w:rPr>
        <w:t xml:space="preserve">a consultative relationship to support your company’s specific use cases and applications</w:t>
      </w:r>
    </w:p>
    <w:p w:rsidR="00000000" w:rsidDel="00000000" w:rsidP="00000000" w:rsidRDefault="00000000" w:rsidRPr="00000000" w14:paraId="000000FB">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b w:val="1"/>
          <w:color w:val="313537"/>
          <w:sz w:val="28"/>
          <w:szCs w:val="28"/>
          <w:highlight w:val="white"/>
          <w:rtl w:val="0"/>
        </w:rPr>
        <w:t xml:space="preserve">Infrastructure event management:</w:t>
      </w:r>
      <w:r w:rsidDel="00000000" w:rsidR="00000000" w:rsidRPr="00000000">
        <w:rPr>
          <w:rFonts w:ascii="Cabin Condensed" w:cs="Cabin Condensed" w:eastAsia="Cabin Condensed" w:hAnsi="Cabin Condensed"/>
          <w:color w:val="313537"/>
          <w:sz w:val="24"/>
          <w:szCs w:val="24"/>
          <w:highlight w:val="white"/>
          <w:rtl w:val="0"/>
        </w:rPr>
        <w:t xml:space="preserve"> A short-term engagement with AWS Support that helps your company gain a better understanding of your use cases. This also provides </w:t>
      </w:r>
      <w:r w:rsidDel="00000000" w:rsidR="00000000" w:rsidRPr="00000000">
        <w:rPr>
          <w:rFonts w:ascii="Cabin Condensed" w:cs="Cabin Condensed" w:eastAsia="Cabin Condensed" w:hAnsi="Cabin Condensed"/>
          <w:b w:val="1"/>
          <w:color w:val="313537"/>
          <w:sz w:val="30"/>
          <w:szCs w:val="30"/>
          <w:highlight w:val="white"/>
          <w:rtl w:val="0"/>
        </w:rPr>
        <w:t xml:space="preserve">your company with architectural and scaling guidance.</w:t>
      </w:r>
    </w:p>
    <w:p w:rsidR="00000000" w:rsidDel="00000000" w:rsidP="00000000" w:rsidRDefault="00000000" w:rsidRPr="00000000" w14:paraId="000000FC">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hanging="360"/>
        <w:rPr>
          <w:color w:val="313537"/>
          <w:sz w:val="30"/>
          <w:szCs w:val="30"/>
        </w:rPr>
      </w:pPr>
      <w:r w:rsidDel="00000000" w:rsidR="00000000" w:rsidRPr="00000000">
        <w:rPr>
          <w:rFonts w:ascii="Cabin Condensed" w:cs="Cabin Condensed" w:eastAsia="Cabin Condensed" w:hAnsi="Cabin Condensed"/>
          <w:color w:val="313537"/>
          <w:sz w:val="30"/>
          <w:szCs w:val="30"/>
          <w:highlight w:val="white"/>
          <w:rtl w:val="0"/>
        </w:rPr>
        <w:t xml:space="preserve">A Technical Account Manager (TAM)</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0" w:firstLine="0"/>
        <w:rPr>
          <w:rFonts w:ascii="Cabin Condensed" w:cs="Cabin Condensed" w:eastAsia="Cabin Condensed" w:hAnsi="Cabin Condensed"/>
          <w:color w:val="313537"/>
          <w:sz w:val="30"/>
          <w:szCs w:val="30"/>
          <w:highlight w:val="white"/>
        </w:rPr>
      </w:pPr>
      <w:r w:rsidDel="00000000" w:rsidR="00000000" w:rsidRPr="00000000">
        <w:rPr>
          <w:rFonts w:ascii="Cabin Condensed" w:cs="Cabin Condensed" w:eastAsia="Cabin Condensed" w:hAnsi="Cabin Condensed"/>
          <w:color w:val="313537"/>
          <w:sz w:val="30"/>
          <w:szCs w:val="30"/>
          <w:highlight w:val="white"/>
        </w:rPr>
        <w:drawing>
          <wp:inline distB="114300" distT="114300" distL="114300" distR="114300">
            <wp:extent cx="5943600" cy="3314700"/>
            <wp:effectExtent b="0" l="0" r="0" t="0"/>
            <wp:docPr id="2"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rFonts w:ascii="Cabin Condensed" w:cs="Cabin Condensed" w:eastAsia="Cabin Condensed" w:hAnsi="Cabin Condensed"/>
          <w:b w:val="1"/>
          <w:color w:val="313537"/>
          <w:sz w:val="42"/>
          <w:szCs w:val="42"/>
          <w:highlight w:val="white"/>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Marketplace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rFonts w:ascii="Cabin Condensed" w:cs="Cabin Condensed" w:eastAsia="Cabin Condensed" w:hAnsi="Cabin Condensed"/>
          <w:color w:val="313537"/>
          <w:sz w:val="26"/>
          <w:szCs w:val="26"/>
          <w:highlight w:val="white"/>
        </w:rPr>
      </w:pPr>
      <w:hyperlink r:id="rId62">
        <w:r w:rsidDel="00000000" w:rsidR="00000000" w:rsidRPr="00000000">
          <w:rPr>
            <w:rFonts w:ascii="Cabin Condensed" w:cs="Cabin Condensed" w:eastAsia="Cabin Condensed" w:hAnsi="Cabin Condensed"/>
            <w:b w:val="1"/>
            <w:color w:val="1155cc"/>
            <w:sz w:val="32"/>
            <w:szCs w:val="32"/>
            <w:highlight w:val="white"/>
            <w:u w:val="single"/>
            <w:rtl w:val="0"/>
          </w:rPr>
          <w:t xml:space="preserve">AWS Marketplace</w:t>
        </w:r>
      </w:hyperlink>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is a </w:t>
      </w:r>
      <w:r w:rsidDel="00000000" w:rsidR="00000000" w:rsidRPr="00000000">
        <w:rPr>
          <w:rFonts w:ascii="Cabin Condensed" w:cs="Cabin Condensed" w:eastAsia="Cabin Condensed" w:hAnsi="Cabin Condensed"/>
          <w:b w:val="1"/>
          <w:color w:val="313537"/>
          <w:sz w:val="30"/>
          <w:szCs w:val="30"/>
          <w:highlight w:val="white"/>
          <w:rtl w:val="0"/>
        </w:rPr>
        <w:t xml:space="preserve">digital catalog </w:t>
      </w:r>
      <w:r w:rsidDel="00000000" w:rsidR="00000000" w:rsidRPr="00000000">
        <w:rPr>
          <w:rFonts w:ascii="Cabin Condensed" w:cs="Cabin Condensed" w:eastAsia="Cabin Condensed" w:hAnsi="Cabin Condensed"/>
          <w:color w:val="313537"/>
          <w:sz w:val="26"/>
          <w:szCs w:val="26"/>
          <w:highlight w:val="white"/>
          <w:rtl w:val="0"/>
        </w:rPr>
        <w:t xml:space="preserve">that includes </w:t>
      </w:r>
      <w:r w:rsidDel="00000000" w:rsidR="00000000" w:rsidRPr="00000000">
        <w:rPr>
          <w:rFonts w:ascii="Cabin Condensed" w:cs="Cabin Condensed" w:eastAsia="Cabin Condensed" w:hAnsi="Cabin Condensed"/>
          <w:b w:val="1"/>
          <w:color w:val="313537"/>
          <w:sz w:val="30"/>
          <w:szCs w:val="30"/>
          <w:highlight w:val="white"/>
          <w:rtl w:val="0"/>
        </w:rPr>
        <w:t xml:space="preserve">thousands of software listings from independent software vendors.</w:t>
      </w:r>
      <w:r w:rsidDel="00000000" w:rsidR="00000000" w:rsidRPr="00000000">
        <w:rPr>
          <w:rFonts w:ascii="Cabin Condensed" w:cs="Cabin Condensed" w:eastAsia="Cabin Condensed" w:hAnsi="Cabin Condensed"/>
          <w:color w:val="313537"/>
          <w:sz w:val="26"/>
          <w:szCs w:val="26"/>
          <w:highlight w:val="white"/>
          <w:rtl w:val="0"/>
        </w:rPr>
        <w:t xml:space="preserve"> You can use </w:t>
      </w:r>
      <w:r w:rsidDel="00000000" w:rsidR="00000000" w:rsidRPr="00000000">
        <w:rPr>
          <w:rFonts w:ascii="Cabin Condensed" w:cs="Cabin Condensed" w:eastAsia="Cabin Condensed" w:hAnsi="Cabin Condensed"/>
          <w:b w:val="1"/>
          <w:color w:val="313537"/>
          <w:sz w:val="28"/>
          <w:szCs w:val="28"/>
          <w:highlight w:val="white"/>
          <w:rtl w:val="0"/>
        </w:rPr>
        <w:t xml:space="preserve">AWS Marketplace to find, test, and buy software that runs on AWS</w:t>
      </w:r>
      <w:r w:rsidDel="00000000" w:rsidR="00000000" w:rsidRPr="00000000">
        <w:rPr>
          <w:rFonts w:ascii="Cabin Condensed" w:cs="Cabin Condensed" w:eastAsia="Cabin Condensed" w:hAnsi="Cabin Condensed"/>
          <w:color w:val="313537"/>
          <w:sz w:val="26"/>
          <w:szCs w:val="26"/>
          <w:highlight w:val="white"/>
          <w:rtl w:val="0"/>
        </w:rPr>
        <w:t xml:space="preserve">. </w:t>
      </w:r>
    </w:p>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Cabin Condensed" w:cs="Cabin Condensed" w:eastAsia="Cabin Condensed" w:hAnsi="Cabin Condensed"/>
          <w:b w:val="1"/>
          <w:color w:val="2d363a"/>
          <w:sz w:val="46"/>
          <w:szCs w:val="46"/>
          <w:highlight w:val="white"/>
        </w:rPr>
      </w:pPr>
      <w:bookmarkStart w:colFirst="0" w:colLast="0" w:name="_uqnj5rw79b8q" w:id="34"/>
      <w:bookmarkEnd w:id="34"/>
      <w:r w:rsidDel="00000000" w:rsidR="00000000" w:rsidRPr="00000000">
        <w:rPr>
          <w:rFonts w:ascii="Cabin Condensed" w:cs="Cabin Condensed" w:eastAsia="Cabin Condensed" w:hAnsi="Cabin Condensed"/>
          <w:b w:val="1"/>
          <w:color w:val="2d363a"/>
          <w:sz w:val="46"/>
          <w:szCs w:val="46"/>
          <w:highlight w:val="white"/>
          <w:rtl w:val="0"/>
        </w:rPr>
        <w:t xml:space="preserve">AWS Cloud Adoption Framework (AWS CAF)</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color w:val="313537"/>
          <w:sz w:val="26"/>
          <w:szCs w:val="26"/>
          <w:highlight w:val="white"/>
          <w:rtl w:val="0"/>
        </w:rPr>
        <w:t xml:space="preserve"> </w:t>
      </w:r>
      <w:hyperlink r:id="rId63">
        <w:r w:rsidDel="00000000" w:rsidR="00000000" w:rsidRPr="00000000">
          <w:rPr>
            <w:rFonts w:ascii="Cabin Condensed" w:cs="Cabin Condensed" w:eastAsia="Cabin Condensed" w:hAnsi="Cabin Condensed"/>
            <w:b w:val="1"/>
            <w:color w:val="1155cc"/>
            <w:sz w:val="32"/>
            <w:szCs w:val="32"/>
            <w:highlight w:val="white"/>
            <w:u w:val="single"/>
            <w:rtl w:val="0"/>
          </w:rPr>
          <w:t xml:space="preserve">AWS Cloud Adoption Framework (AWS CAF)</w:t>
        </w:r>
      </w:hyperlink>
      <w:r w:rsidDel="00000000" w:rsidR="00000000" w:rsidRPr="00000000">
        <w:rPr>
          <w:rFonts w:ascii="Cabin Condensed" w:cs="Cabin Condensed" w:eastAsia="Cabin Condensed" w:hAnsi="Cabin Condensed"/>
          <w:color w:val="313537"/>
          <w:sz w:val="26"/>
          <w:szCs w:val="26"/>
          <w:highlight w:val="white"/>
          <w:rtl w:val="0"/>
        </w:rPr>
        <w:t xml:space="preserve"> organizes guidance into</w:t>
      </w:r>
      <w:r w:rsidDel="00000000" w:rsidR="00000000" w:rsidRPr="00000000">
        <w:rPr>
          <w:rFonts w:ascii="Cabin Condensed" w:cs="Cabin Condensed" w:eastAsia="Cabin Condensed" w:hAnsi="Cabin Condensed"/>
          <w:b w:val="1"/>
          <w:color w:val="313537"/>
          <w:sz w:val="28"/>
          <w:szCs w:val="28"/>
          <w:highlight w:val="white"/>
          <w:rtl w:val="0"/>
        </w:rPr>
        <w:t xml:space="preserve"> six areas of focus</w:t>
      </w:r>
      <w:r w:rsidDel="00000000" w:rsidR="00000000" w:rsidRPr="00000000">
        <w:rPr>
          <w:rFonts w:ascii="Cabin Condensed" w:cs="Cabin Condensed" w:eastAsia="Cabin Condensed" w:hAnsi="Cabin Condensed"/>
          <w:color w:val="313537"/>
          <w:sz w:val="26"/>
          <w:szCs w:val="26"/>
          <w:highlight w:val="white"/>
          <w:rtl w:val="0"/>
        </w:rPr>
        <w:t xml:space="preserve">, called </w:t>
      </w:r>
      <w:r w:rsidDel="00000000" w:rsidR="00000000" w:rsidRPr="00000000">
        <w:rPr>
          <w:rFonts w:ascii="Cabin Condensed" w:cs="Cabin Condensed" w:eastAsia="Cabin Condensed" w:hAnsi="Cabin Condensed"/>
          <w:b w:val="1"/>
          <w:color w:val="313537"/>
          <w:sz w:val="30"/>
          <w:szCs w:val="30"/>
          <w:highlight w:val="white"/>
          <w:rtl w:val="0"/>
        </w:rPr>
        <w:t xml:space="preserve">Perspectives</w:t>
      </w:r>
      <w:r w:rsidDel="00000000" w:rsidR="00000000" w:rsidRPr="00000000">
        <w:rPr>
          <w:rFonts w:ascii="Cabin Condensed" w:cs="Cabin Condensed" w:eastAsia="Cabin Condensed" w:hAnsi="Cabin Condensed"/>
          <w:color w:val="313537"/>
          <w:sz w:val="26"/>
          <w:szCs w:val="26"/>
          <w:highlight w:val="white"/>
          <w:rtl w:val="0"/>
        </w:rPr>
        <w:t xml:space="preserve">. Each Perspective addresses distinct responsibilities.</w:t>
      </w:r>
    </w:p>
    <w:p w:rsidR="00000000" w:rsidDel="00000000" w:rsidP="00000000" w:rsidRDefault="00000000" w:rsidRPr="00000000" w14:paraId="0000010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Business Perspective</w:t>
      </w:r>
      <w:r w:rsidDel="00000000" w:rsidR="00000000" w:rsidRPr="00000000">
        <w:rPr>
          <w:rFonts w:ascii="Cabin Condensed" w:cs="Cabin Condensed" w:eastAsia="Cabin Condensed" w:hAnsi="Cabin Condensed"/>
          <w:color w:val="313537"/>
          <w:sz w:val="24"/>
          <w:szCs w:val="24"/>
          <w:highlight w:val="white"/>
          <w:rtl w:val="0"/>
        </w:rPr>
        <w:t xml:space="preserve"> ensures </w:t>
      </w:r>
      <w:r w:rsidDel="00000000" w:rsidR="00000000" w:rsidRPr="00000000">
        <w:rPr>
          <w:rFonts w:ascii="Cabin Condensed" w:cs="Cabin Condensed" w:eastAsia="Cabin Condensed" w:hAnsi="Cabin Condensed"/>
          <w:b w:val="1"/>
          <w:color w:val="313537"/>
          <w:sz w:val="28"/>
          <w:szCs w:val="28"/>
          <w:highlight w:val="white"/>
          <w:rtl w:val="0"/>
        </w:rPr>
        <w:t xml:space="preserve">that IT aligns with business needs a</w:t>
      </w:r>
      <w:r w:rsidDel="00000000" w:rsidR="00000000" w:rsidRPr="00000000">
        <w:rPr>
          <w:rFonts w:ascii="Cabin Condensed" w:cs="Cabin Condensed" w:eastAsia="Cabin Condensed" w:hAnsi="Cabin Condensed"/>
          <w:color w:val="313537"/>
          <w:sz w:val="24"/>
          <w:szCs w:val="24"/>
          <w:highlight w:val="white"/>
          <w:rtl w:val="0"/>
        </w:rPr>
        <w:t xml:space="preserve">nd that </w:t>
      </w:r>
      <w:r w:rsidDel="00000000" w:rsidR="00000000" w:rsidRPr="00000000">
        <w:rPr>
          <w:rFonts w:ascii="Cabin Condensed" w:cs="Cabin Condensed" w:eastAsia="Cabin Condensed" w:hAnsi="Cabin Condensed"/>
          <w:b w:val="1"/>
          <w:color w:val="313537"/>
          <w:sz w:val="28"/>
          <w:szCs w:val="28"/>
          <w:highlight w:val="white"/>
          <w:rtl w:val="0"/>
        </w:rPr>
        <w:t xml:space="preserve">IT investments link to key business results. with business perspective  we can make a strong case to move to Cloud and prioritize Cloud adoption initiatives . </w:t>
      </w:r>
      <w:r w:rsidDel="00000000" w:rsidR="00000000" w:rsidRPr="00000000">
        <w:rPr>
          <w:rFonts w:ascii="Cabin Condensed" w:cs="Cabin Condensed" w:eastAsia="Cabin Condensed" w:hAnsi="Cabin Condensed"/>
          <w:b w:val="1"/>
          <w:color w:val="313537"/>
          <w:sz w:val="24"/>
          <w:szCs w:val="24"/>
          <w:highlight w:val="white"/>
          <w:rtl w:val="0"/>
        </w:rPr>
        <w:t xml:space="preserve">Common roles in the Business Perspective include: </w:t>
      </w:r>
    </w:p>
    <w:p w:rsidR="00000000" w:rsidDel="00000000" w:rsidP="00000000" w:rsidRDefault="00000000" w:rsidRPr="00000000" w14:paraId="00000104">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Business managers</w:t>
      </w:r>
    </w:p>
    <w:p w:rsidR="00000000" w:rsidDel="00000000" w:rsidP="00000000" w:rsidRDefault="00000000" w:rsidRPr="00000000" w14:paraId="00000105">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Finance manager</w:t>
      </w:r>
    </w:p>
    <w:p w:rsidR="00000000" w:rsidDel="00000000" w:rsidP="00000000" w:rsidRDefault="00000000" w:rsidRPr="00000000" w14:paraId="00000106">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Budget owner </w:t>
      </w:r>
    </w:p>
    <w:p w:rsidR="00000000" w:rsidDel="00000000" w:rsidP="00000000" w:rsidRDefault="00000000" w:rsidRPr="00000000" w14:paraId="00000107">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Strategy stakeholde</w:t>
      </w:r>
    </w:p>
    <w:p w:rsidR="00000000" w:rsidDel="00000000" w:rsidP="00000000" w:rsidRDefault="00000000" w:rsidRPr="00000000" w14:paraId="0000010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b w:val="1"/>
          <w:color w:val="313537"/>
          <w:sz w:val="24"/>
          <w:szCs w:val="24"/>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People Perspective</w:t>
      </w:r>
      <w:r w:rsidDel="00000000" w:rsidR="00000000" w:rsidRPr="00000000">
        <w:rPr>
          <w:rFonts w:ascii="Cabin Condensed" w:cs="Cabin Condensed" w:eastAsia="Cabin Condensed" w:hAnsi="Cabin Condensed"/>
          <w:b w:val="1"/>
          <w:color w:val="313537"/>
          <w:sz w:val="24"/>
          <w:szCs w:val="24"/>
          <w:highlight w:val="white"/>
          <w:rtl w:val="0"/>
        </w:rPr>
        <w:t xml:space="preserve"> s</w:t>
      </w:r>
      <w:r w:rsidDel="00000000" w:rsidR="00000000" w:rsidRPr="00000000">
        <w:rPr>
          <w:rFonts w:ascii="Cabin Condensed" w:cs="Cabin Condensed" w:eastAsia="Cabin Condensed" w:hAnsi="Cabin Condensed"/>
          <w:color w:val="313537"/>
          <w:sz w:val="24"/>
          <w:szCs w:val="24"/>
          <w:highlight w:val="white"/>
          <w:rtl w:val="0"/>
        </w:rPr>
        <w:t xml:space="preserve">upports </w:t>
      </w:r>
      <w:r w:rsidDel="00000000" w:rsidR="00000000" w:rsidRPr="00000000">
        <w:rPr>
          <w:rFonts w:ascii="Cabin Condensed" w:cs="Cabin Condensed" w:eastAsia="Cabin Condensed" w:hAnsi="Cabin Condensed"/>
          <w:b w:val="1"/>
          <w:color w:val="313537"/>
          <w:sz w:val="26"/>
          <w:szCs w:val="26"/>
          <w:highlight w:val="white"/>
          <w:rtl w:val="0"/>
        </w:rPr>
        <w:t xml:space="preserve">development of an organization-wide change </w:t>
      </w:r>
      <w:r w:rsidDel="00000000" w:rsidR="00000000" w:rsidRPr="00000000">
        <w:rPr>
          <w:rFonts w:ascii="Cabin Condensed" w:cs="Cabin Condensed" w:eastAsia="Cabin Condensed" w:hAnsi="Cabin Condensed"/>
          <w:b w:val="1"/>
          <w:color w:val="313537"/>
          <w:sz w:val="30"/>
          <w:szCs w:val="30"/>
          <w:highlight w:val="white"/>
          <w:rtl w:val="0"/>
        </w:rPr>
        <w:t xml:space="preserve">management strategy</w:t>
      </w:r>
      <w:r w:rsidDel="00000000" w:rsidR="00000000" w:rsidRPr="00000000">
        <w:rPr>
          <w:rFonts w:ascii="Cabin Condensed" w:cs="Cabin Condensed" w:eastAsia="Cabin Condensed" w:hAnsi="Cabin Condensed"/>
          <w:b w:val="1"/>
          <w:color w:val="313537"/>
          <w:sz w:val="36"/>
          <w:szCs w:val="36"/>
          <w:highlight w:val="white"/>
          <w:rtl w:val="0"/>
        </w:rPr>
        <w:t xml:space="preserve"> f</w:t>
      </w:r>
      <w:r w:rsidDel="00000000" w:rsidR="00000000" w:rsidRPr="00000000">
        <w:rPr>
          <w:rFonts w:ascii="Cabin Condensed" w:cs="Cabin Condensed" w:eastAsia="Cabin Condensed" w:hAnsi="Cabin Condensed"/>
          <w:b w:val="1"/>
          <w:color w:val="313537"/>
          <w:sz w:val="30"/>
          <w:szCs w:val="30"/>
          <w:highlight w:val="white"/>
          <w:rtl w:val="0"/>
        </w:rPr>
        <w:t xml:space="preserve">or successful cloud adoption. </w:t>
      </w:r>
      <w:r w:rsidDel="00000000" w:rsidR="00000000" w:rsidRPr="00000000">
        <w:rPr>
          <w:rFonts w:ascii="Cabin Condensed" w:cs="Cabin Condensed" w:eastAsia="Cabin Condensed" w:hAnsi="Cabin Condensed"/>
          <w:color w:val="313537"/>
          <w:sz w:val="30"/>
          <w:szCs w:val="30"/>
          <w:highlight w:val="white"/>
          <w:rtl w:val="0"/>
        </w:rPr>
        <w:t xml:space="preserve">In this perspective we have to </w:t>
      </w:r>
      <w:r w:rsidDel="00000000" w:rsidR="00000000" w:rsidRPr="00000000">
        <w:rPr>
          <w:rFonts w:ascii="Cabin Condensed" w:cs="Cabin Condensed" w:eastAsia="Cabin Condensed" w:hAnsi="Cabin Condensed"/>
          <w:b w:val="1"/>
          <w:color w:val="313537"/>
          <w:sz w:val="30"/>
          <w:szCs w:val="30"/>
          <w:highlight w:val="white"/>
          <w:rtl w:val="0"/>
        </w:rPr>
        <w:t xml:space="preserve">evaluate organizational structures, rules, new skills , process requirements and Skill Gap. </w:t>
      </w:r>
      <w:r w:rsidDel="00000000" w:rsidR="00000000" w:rsidRPr="00000000">
        <w:rPr>
          <w:rFonts w:ascii="Cabin Condensed" w:cs="Cabin Condensed" w:eastAsia="Cabin Condensed" w:hAnsi="Cabin Condensed"/>
          <w:color w:val="313537"/>
          <w:sz w:val="26"/>
          <w:szCs w:val="26"/>
          <w:highlight w:val="white"/>
          <w:rtl w:val="0"/>
        </w:rPr>
        <w:t xml:space="preserve">Common roles in the People Perspective include: </w:t>
      </w:r>
    </w:p>
    <w:p w:rsidR="00000000" w:rsidDel="00000000" w:rsidP="00000000" w:rsidRDefault="00000000" w:rsidRPr="00000000" w14:paraId="00000109">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Human resources</w:t>
      </w:r>
    </w:p>
    <w:p w:rsidR="00000000" w:rsidDel="00000000" w:rsidP="00000000" w:rsidRDefault="00000000" w:rsidRPr="00000000" w14:paraId="0000010A">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Staffing</w:t>
      </w:r>
    </w:p>
    <w:p w:rsidR="00000000" w:rsidDel="00000000" w:rsidP="00000000" w:rsidRDefault="00000000" w:rsidRPr="00000000" w14:paraId="0000010B">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b w:val="1"/>
          <w:color w:val="313537"/>
          <w:sz w:val="30"/>
          <w:szCs w:val="30"/>
        </w:rPr>
      </w:pPr>
      <w:r w:rsidDel="00000000" w:rsidR="00000000" w:rsidRPr="00000000">
        <w:rPr>
          <w:rFonts w:ascii="Cabin Condensed" w:cs="Cabin Condensed" w:eastAsia="Cabin Condensed" w:hAnsi="Cabin Condensed"/>
          <w:b w:val="1"/>
          <w:color w:val="313537"/>
          <w:sz w:val="30"/>
          <w:szCs w:val="30"/>
          <w:highlight w:val="white"/>
          <w:rtl w:val="0"/>
        </w:rPr>
        <w:t xml:space="preserve">People managers</w:t>
      </w:r>
    </w:p>
    <w:p w:rsidR="00000000" w:rsidDel="00000000" w:rsidP="00000000" w:rsidRDefault="00000000" w:rsidRPr="00000000" w14:paraId="0000010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Governance Perspective</w:t>
      </w:r>
      <w:r w:rsidDel="00000000" w:rsidR="00000000" w:rsidRPr="00000000">
        <w:rPr>
          <w:rFonts w:ascii="Cabin Condensed" w:cs="Cabin Condensed" w:eastAsia="Cabin Condensed" w:hAnsi="Cabin Condensed"/>
          <w:color w:val="313537"/>
          <w:sz w:val="24"/>
          <w:szCs w:val="24"/>
          <w:highlight w:val="white"/>
          <w:rtl w:val="0"/>
        </w:rPr>
        <w:t xml:space="preserve"> focuses on the</w:t>
      </w:r>
      <w:r w:rsidDel="00000000" w:rsidR="00000000" w:rsidRPr="00000000">
        <w:rPr>
          <w:rFonts w:ascii="Cabin Condensed" w:cs="Cabin Condensed" w:eastAsia="Cabin Condensed" w:hAnsi="Cabin Condensed"/>
          <w:b w:val="1"/>
          <w:color w:val="313537"/>
          <w:sz w:val="28"/>
          <w:szCs w:val="28"/>
          <w:highlight w:val="white"/>
          <w:rtl w:val="0"/>
        </w:rPr>
        <w:t xml:space="preserve"> skills and processes to align IT strategy with business strategy.</w:t>
      </w:r>
      <w:r w:rsidDel="00000000" w:rsidR="00000000" w:rsidRPr="00000000">
        <w:rPr>
          <w:rFonts w:ascii="Cabin Condensed" w:cs="Cabin Condensed" w:eastAsia="Cabin Condensed" w:hAnsi="Cabin Condensed"/>
          <w:color w:val="313537"/>
          <w:sz w:val="24"/>
          <w:szCs w:val="24"/>
          <w:highlight w:val="white"/>
          <w:rtl w:val="0"/>
        </w:rPr>
        <w:t xml:space="preserve"> This ensures that you </w:t>
      </w:r>
      <w:r w:rsidDel="00000000" w:rsidR="00000000" w:rsidRPr="00000000">
        <w:rPr>
          <w:rFonts w:ascii="Cabin Condensed" w:cs="Cabin Condensed" w:eastAsia="Cabin Condensed" w:hAnsi="Cabin Condensed"/>
          <w:b w:val="1"/>
          <w:color w:val="313537"/>
          <w:sz w:val="28"/>
          <w:szCs w:val="28"/>
          <w:highlight w:val="white"/>
          <w:rtl w:val="0"/>
        </w:rPr>
        <w:t xml:space="preserve">maximize the business value and minimize risks. </w:t>
      </w:r>
      <w:r w:rsidDel="00000000" w:rsidR="00000000" w:rsidRPr="00000000">
        <w:rPr>
          <w:rFonts w:ascii="Cabin Condensed" w:cs="Cabin Condensed" w:eastAsia="Cabin Condensed" w:hAnsi="Cabin Condensed"/>
          <w:color w:val="313537"/>
          <w:sz w:val="28"/>
          <w:szCs w:val="28"/>
          <w:highlight w:val="white"/>
          <w:rtl w:val="0"/>
        </w:rPr>
        <w:t xml:space="preserve">Governance Perspective to understand how to</w:t>
      </w:r>
      <w:r w:rsidDel="00000000" w:rsidR="00000000" w:rsidRPr="00000000">
        <w:rPr>
          <w:rFonts w:ascii="Cabin Condensed" w:cs="Cabin Condensed" w:eastAsia="Cabin Condensed" w:hAnsi="Cabin Condensed"/>
          <w:b w:val="1"/>
          <w:color w:val="313537"/>
          <w:sz w:val="30"/>
          <w:szCs w:val="30"/>
          <w:highlight w:val="white"/>
          <w:rtl w:val="0"/>
        </w:rPr>
        <w:t xml:space="preserve"> update the staff skills </w:t>
      </w:r>
      <w:r w:rsidDel="00000000" w:rsidR="00000000" w:rsidRPr="00000000">
        <w:rPr>
          <w:rFonts w:ascii="Cabin Condensed" w:cs="Cabin Condensed" w:eastAsia="Cabin Condensed" w:hAnsi="Cabin Condensed"/>
          <w:color w:val="313537"/>
          <w:sz w:val="28"/>
          <w:szCs w:val="28"/>
          <w:highlight w:val="white"/>
          <w:rtl w:val="0"/>
        </w:rPr>
        <w:t xml:space="preserve">and </w:t>
      </w:r>
      <w:r w:rsidDel="00000000" w:rsidR="00000000" w:rsidRPr="00000000">
        <w:rPr>
          <w:rFonts w:ascii="Cabin Condensed" w:cs="Cabin Condensed" w:eastAsia="Cabin Condensed" w:hAnsi="Cabin Condensed"/>
          <w:b w:val="1"/>
          <w:color w:val="313537"/>
          <w:sz w:val="28"/>
          <w:szCs w:val="28"/>
          <w:highlight w:val="white"/>
          <w:rtl w:val="0"/>
        </w:rPr>
        <w:t xml:space="preserve">processes necessary to ensure business governance in the cloud. </w:t>
      </w:r>
      <w:r w:rsidDel="00000000" w:rsidR="00000000" w:rsidRPr="00000000">
        <w:rPr>
          <w:rFonts w:ascii="Cabin Condensed" w:cs="Cabin Condensed" w:eastAsia="Cabin Condensed" w:hAnsi="Cabin Condensed"/>
          <w:color w:val="313537"/>
          <w:sz w:val="28"/>
          <w:szCs w:val="28"/>
          <w:highlight w:val="white"/>
          <w:rtl w:val="0"/>
        </w:rPr>
        <w:t xml:space="preserve">Manage and measure cloud investments to evaluate business outcomes. </w:t>
      </w:r>
      <w:r w:rsidDel="00000000" w:rsidR="00000000" w:rsidRPr="00000000">
        <w:rPr>
          <w:rFonts w:ascii="Cabin Condensed" w:cs="Cabin Condensed" w:eastAsia="Cabin Condensed" w:hAnsi="Cabin Condensed"/>
          <w:color w:val="313537"/>
          <w:sz w:val="24"/>
          <w:szCs w:val="24"/>
          <w:highlight w:val="white"/>
          <w:rtl w:val="0"/>
        </w:rPr>
        <w:t xml:space="preserve">Common roles in the Governance Perspective include: </w:t>
      </w:r>
    </w:p>
    <w:p w:rsidR="00000000" w:rsidDel="00000000" w:rsidP="00000000" w:rsidRDefault="00000000" w:rsidRPr="00000000" w14:paraId="0000010D">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b w:val="1"/>
          <w:color w:val="313537"/>
          <w:sz w:val="24"/>
          <w:szCs w:val="24"/>
        </w:rPr>
      </w:pPr>
      <w:r w:rsidDel="00000000" w:rsidR="00000000" w:rsidRPr="00000000">
        <w:rPr>
          <w:rFonts w:ascii="Cabin Condensed" w:cs="Cabin Condensed" w:eastAsia="Cabin Condensed" w:hAnsi="Cabin Condensed"/>
          <w:b w:val="1"/>
          <w:color w:val="313537"/>
          <w:sz w:val="24"/>
          <w:szCs w:val="24"/>
          <w:highlight w:val="white"/>
          <w:rtl w:val="0"/>
        </w:rPr>
        <w:t xml:space="preserve">Chief Information Officer (CIO)</w:t>
      </w:r>
    </w:p>
    <w:p w:rsidR="00000000" w:rsidDel="00000000" w:rsidP="00000000" w:rsidRDefault="00000000" w:rsidRPr="00000000" w14:paraId="0000010E">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Program managers</w:t>
      </w:r>
    </w:p>
    <w:p w:rsidR="00000000" w:rsidDel="00000000" w:rsidP="00000000" w:rsidRDefault="00000000" w:rsidRPr="00000000" w14:paraId="0000010F">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Enterprise architects</w:t>
      </w:r>
    </w:p>
    <w:p w:rsidR="00000000" w:rsidDel="00000000" w:rsidP="00000000" w:rsidRDefault="00000000" w:rsidRPr="00000000" w14:paraId="00000110">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Business analysts</w:t>
      </w:r>
    </w:p>
    <w:p w:rsidR="00000000" w:rsidDel="00000000" w:rsidP="00000000" w:rsidRDefault="00000000" w:rsidRPr="00000000" w14:paraId="00000111">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Portfolio managers</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720" w:firstLine="0"/>
        <w:rPr>
          <w:rFonts w:ascii="Cabin Condensed" w:cs="Cabin Condensed" w:eastAsia="Cabin Condensed" w:hAnsi="Cabin Condensed"/>
          <w:b w:val="1"/>
          <w:color w:val="313537"/>
          <w:sz w:val="28"/>
          <w:szCs w:val="28"/>
          <w:highlight w:val="white"/>
        </w:rPr>
      </w:pPr>
      <w:r w:rsidDel="00000000" w:rsidR="00000000" w:rsidRPr="00000000">
        <w:rPr>
          <w:rtl w:val="0"/>
        </w:rPr>
      </w:r>
    </w:p>
    <w:p w:rsidR="00000000" w:rsidDel="00000000" w:rsidP="00000000" w:rsidRDefault="00000000" w:rsidRPr="00000000" w14:paraId="0000011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28"/>
          <w:szCs w:val="28"/>
          <w:highlight w:val="white"/>
          <w:rtl w:val="0"/>
        </w:rPr>
        <w:t xml:space="preserve">Platform Perspective </w:t>
      </w:r>
      <w:r w:rsidDel="00000000" w:rsidR="00000000" w:rsidRPr="00000000">
        <w:rPr>
          <w:rFonts w:ascii="Cabin Condensed" w:cs="Cabin Condensed" w:eastAsia="Cabin Condensed" w:hAnsi="Cabin Condensed"/>
          <w:color w:val="313537"/>
          <w:sz w:val="24"/>
          <w:szCs w:val="24"/>
          <w:highlight w:val="white"/>
          <w:rtl w:val="0"/>
        </w:rPr>
        <w:t xml:space="preserve">includes </w:t>
      </w:r>
      <w:r w:rsidDel="00000000" w:rsidR="00000000" w:rsidRPr="00000000">
        <w:rPr>
          <w:rFonts w:ascii="Cabin Condensed" w:cs="Cabin Condensed" w:eastAsia="Cabin Condensed" w:hAnsi="Cabin Condensed"/>
          <w:b w:val="1"/>
          <w:color w:val="313537"/>
          <w:sz w:val="28"/>
          <w:szCs w:val="28"/>
          <w:highlight w:val="white"/>
          <w:rtl w:val="0"/>
        </w:rPr>
        <w:t xml:space="preserve">principles and patterns for implementing new solutions on the cloud, and migrating on-premises workloads to the cloud</w:t>
      </w:r>
      <w:r w:rsidDel="00000000" w:rsidR="00000000" w:rsidRPr="00000000">
        <w:rPr>
          <w:rFonts w:ascii="Cabin Condensed" w:cs="Cabin Condensed" w:eastAsia="Cabin Condensed" w:hAnsi="Cabin Condensed"/>
          <w:color w:val="313537"/>
          <w:sz w:val="30"/>
          <w:szCs w:val="30"/>
          <w:highlight w:val="white"/>
          <w:rtl w:val="0"/>
        </w:rPr>
        <w:t xml:space="preserve">.</w:t>
      </w:r>
      <w:r w:rsidDel="00000000" w:rsidR="00000000" w:rsidRPr="00000000">
        <w:rPr>
          <w:rFonts w:ascii="Cabin Condensed" w:cs="Cabin Condensed" w:eastAsia="Cabin Condensed" w:hAnsi="Cabin Condensed"/>
          <w:color w:val="313537"/>
          <w:sz w:val="26"/>
          <w:szCs w:val="26"/>
          <w:highlight w:val="white"/>
          <w:rtl w:val="0"/>
        </w:rPr>
        <w:t xml:space="preserve">Use a </w:t>
      </w:r>
      <w:r w:rsidDel="00000000" w:rsidR="00000000" w:rsidRPr="00000000">
        <w:rPr>
          <w:rFonts w:ascii="Cabin Condensed" w:cs="Cabin Condensed" w:eastAsia="Cabin Condensed" w:hAnsi="Cabin Condensed"/>
          <w:b w:val="1"/>
          <w:color w:val="313537"/>
          <w:sz w:val="26"/>
          <w:szCs w:val="26"/>
          <w:highlight w:val="white"/>
          <w:rtl w:val="0"/>
        </w:rPr>
        <w:t xml:space="preserve">variety of architectural models to understand and communicate the structure of IT systems and their relationships. </w:t>
      </w:r>
      <w:r w:rsidDel="00000000" w:rsidR="00000000" w:rsidRPr="00000000">
        <w:rPr>
          <w:rFonts w:ascii="Cabin Condensed" w:cs="Cabin Condensed" w:eastAsia="Cabin Condensed" w:hAnsi="Cabin Condensed"/>
          <w:color w:val="313537"/>
          <w:sz w:val="24"/>
          <w:szCs w:val="24"/>
          <w:highlight w:val="white"/>
          <w:rtl w:val="0"/>
        </w:rPr>
        <w:t xml:space="preserve">Common roles in the Platform Perspective include: </w:t>
      </w:r>
    </w:p>
    <w:p w:rsidR="00000000" w:rsidDel="00000000" w:rsidP="00000000" w:rsidRDefault="00000000" w:rsidRPr="00000000" w14:paraId="00000114">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Chief Technology Officer (CTO)</w:t>
      </w:r>
    </w:p>
    <w:p w:rsidR="00000000" w:rsidDel="00000000" w:rsidP="00000000" w:rsidRDefault="00000000" w:rsidRPr="00000000" w14:paraId="00000115">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IT managers</w:t>
      </w:r>
    </w:p>
    <w:p w:rsidR="00000000" w:rsidDel="00000000" w:rsidP="00000000" w:rsidRDefault="00000000" w:rsidRPr="00000000" w14:paraId="00000116">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color w:val="313537"/>
          <w:sz w:val="24"/>
          <w:szCs w:val="24"/>
        </w:rPr>
      </w:pPr>
      <w:r w:rsidDel="00000000" w:rsidR="00000000" w:rsidRPr="00000000">
        <w:rPr>
          <w:rFonts w:ascii="Cabin Condensed" w:cs="Cabin Condensed" w:eastAsia="Cabin Condensed" w:hAnsi="Cabin Condensed"/>
          <w:color w:val="313537"/>
          <w:sz w:val="24"/>
          <w:szCs w:val="24"/>
          <w:highlight w:val="white"/>
          <w:rtl w:val="0"/>
        </w:rPr>
        <w:t xml:space="preserve">Solutions architect</w:t>
      </w:r>
    </w:p>
    <w:p w:rsidR="00000000" w:rsidDel="00000000" w:rsidP="00000000" w:rsidRDefault="00000000" w:rsidRPr="00000000" w14:paraId="0000011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32"/>
          <w:szCs w:val="32"/>
          <w:highlight w:val="white"/>
          <w:rtl w:val="0"/>
        </w:rPr>
        <w:t xml:space="preserve">Security Perspective</w:t>
      </w:r>
      <w:r w:rsidDel="00000000" w:rsidR="00000000" w:rsidRPr="00000000">
        <w:rPr>
          <w:rFonts w:ascii="Cabin Condensed" w:cs="Cabin Condensed" w:eastAsia="Cabin Condensed" w:hAnsi="Cabin Condensed"/>
          <w:color w:val="313537"/>
          <w:sz w:val="24"/>
          <w:szCs w:val="24"/>
          <w:highlight w:val="white"/>
          <w:rtl w:val="0"/>
        </w:rPr>
        <w:t xml:space="preserve"> ensures t</w:t>
      </w:r>
      <w:r w:rsidDel="00000000" w:rsidR="00000000" w:rsidRPr="00000000">
        <w:rPr>
          <w:rFonts w:ascii="Cabin Condensed" w:cs="Cabin Condensed" w:eastAsia="Cabin Condensed" w:hAnsi="Cabin Condensed"/>
          <w:b w:val="1"/>
          <w:color w:val="313537"/>
          <w:sz w:val="26"/>
          <w:szCs w:val="26"/>
          <w:highlight w:val="white"/>
          <w:rtl w:val="0"/>
        </w:rPr>
        <w:t xml:space="preserve">hat the organization meets security objectives for visibility, auditability, control, and agility. the</w:t>
      </w:r>
      <w:r w:rsidDel="00000000" w:rsidR="00000000" w:rsidRPr="00000000">
        <w:rPr>
          <w:rFonts w:ascii="Cabin Condensed" w:cs="Cabin Condensed" w:eastAsia="Cabin Condensed" w:hAnsi="Cabin Condensed"/>
          <w:color w:val="313537"/>
          <w:sz w:val="26"/>
          <w:szCs w:val="26"/>
          <w:highlight w:val="white"/>
          <w:rtl w:val="0"/>
        </w:rPr>
        <w:t xml:space="preserve"> AWS CAF to structure the selection and implementation of security controls that meet the organization’s needs.</w:t>
      </w:r>
      <w:r w:rsidDel="00000000" w:rsidR="00000000" w:rsidRPr="00000000">
        <w:rPr>
          <w:rFonts w:ascii="Cabin Condensed" w:cs="Cabin Condensed" w:eastAsia="Cabin Condensed" w:hAnsi="Cabin Condensed"/>
          <w:color w:val="313537"/>
          <w:sz w:val="24"/>
          <w:szCs w:val="24"/>
          <w:highlight w:val="white"/>
          <w:rtl w:val="0"/>
        </w:rPr>
        <w:t xml:space="preserve">Common roles in the Security Perspective include: </w:t>
      </w:r>
    </w:p>
    <w:p w:rsidR="00000000" w:rsidDel="00000000" w:rsidP="00000000" w:rsidRDefault="00000000" w:rsidRPr="00000000" w14:paraId="00000118">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4"/>
          <w:szCs w:val="24"/>
          <w:highlight w:val="white"/>
          <w:u w:val="none"/>
        </w:rPr>
      </w:pPr>
      <w:r w:rsidDel="00000000" w:rsidR="00000000" w:rsidRPr="00000000">
        <w:rPr>
          <w:rFonts w:ascii="Lato" w:cs="Lato" w:eastAsia="Lato" w:hAnsi="Lato"/>
          <w:color w:val="313537"/>
          <w:sz w:val="24"/>
          <w:szCs w:val="24"/>
          <w:highlight w:val="white"/>
          <w:rtl w:val="0"/>
        </w:rPr>
        <w:t xml:space="preserve">Chief Information Security Officer (CISO)</w:t>
      </w:r>
    </w:p>
    <w:p w:rsidR="00000000" w:rsidDel="00000000" w:rsidP="00000000" w:rsidRDefault="00000000" w:rsidRPr="00000000" w14:paraId="00000119">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Lato" w:cs="Lato" w:eastAsia="Lato" w:hAnsi="Lato"/>
          <w:color w:val="313537"/>
          <w:sz w:val="24"/>
          <w:szCs w:val="24"/>
          <w:highlight w:val="white"/>
        </w:rPr>
      </w:pPr>
      <w:r w:rsidDel="00000000" w:rsidR="00000000" w:rsidRPr="00000000">
        <w:rPr>
          <w:rFonts w:ascii="Lato" w:cs="Lato" w:eastAsia="Lato" w:hAnsi="Lato"/>
          <w:color w:val="313537"/>
          <w:sz w:val="24"/>
          <w:szCs w:val="24"/>
          <w:highlight w:val="white"/>
          <w:rtl w:val="0"/>
        </w:rPr>
        <w:t xml:space="preserve">IT security managers</w:t>
      </w:r>
    </w:p>
    <w:p w:rsidR="00000000" w:rsidDel="00000000" w:rsidP="00000000" w:rsidRDefault="00000000" w:rsidRPr="00000000" w14:paraId="0000011A">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Lato" w:cs="Lato" w:eastAsia="Lato" w:hAnsi="Lato"/>
          <w:color w:val="313537"/>
          <w:sz w:val="24"/>
          <w:szCs w:val="24"/>
          <w:highlight w:val="white"/>
        </w:rPr>
      </w:pPr>
      <w:r w:rsidDel="00000000" w:rsidR="00000000" w:rsidRPr="00000000">
        <w:rPr>
          <w:rFonts w:ascii="Lato" w:cs="Lato" w:eastAsia="Lato" w:hAnsi="Lato"/>
          <w:color w:val="313537"/>
          <w:sz w:val="24"/>
          <w:szCs w:val="24"/>
          <w:highlight w:val="white"/>
          <w:rtl w:val="0"/>
        </w:rPr>
        <w:t xml:space="preserve">IT security analysts</w:t>
      </w:r>
    </w:p>
    <w:p w:rsidR="00000000" w:rsidDel="00000000" w:rsidP="00000000" w:rsidRDefault="00000000" w:rsidRPr="00000000" w14:paraId="0000011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72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28"/>
          <w:szCs w:val="28"/>
          <w:highlight w:val="white"/>
          <w:rtl w:val="0"/>
        </w:rPr>
        <w:t xml:space="preserve">Operations Perspective </w:t>
      </w:r>
      <w:r w:rsidDel="00000000" w:rsidR="00000000" w:rsidRPr="00000000">
        <w:rPr>
          <w:rFonts w:ascii="Cabin Condensed" w:cs="Cabin Condensed" w:eastAsia="Cabin Condensed" w:hAnsi="Cabin Condensed"/>
          <w:color w:val="313537"/>
          <w:sz w:val="24"/>
          <w:szCs w:val="24"/>
          <w:highlight w:val="white"/>
          <w:rtl w:val="0"/>
        </w:rPr>
        <w:t xml:space="preserve">helps you to </w:t>
      </w:r>
      <w:r w:rsidDel="00000000" w:rsidR="00000000" w:rsidRPr="00000000">
        <w:rPr>
          <w:rFonts w:ascii="Cabin Condensed" w:cs="Cabin Condensed" w:eastAsia="Cabin Condensed" w:hAnsi="Cabin Condensed"/>
          <w:b w:val="1"/>
          <w:color w:val="313537"/>
          <w:sz w:val="28"/>
          <w:szCs w:val="28"/>
          <w:highlight w:val="white"/>
          <w:rtl w:val="0"/>
        </w:rPr>
        <w:t xml:space="preserve">enable, run, use, operate, and recover IT workloads to the level agreed upon with your business stakeholders</w:t>
      </w:r>
      <w:r w:rsidDel="00000000" w:rsidR="00000000" w:rsidRPr="00000000">
        <w:rPr>
          <w:rFonts w:ascii="Cabin Condensed" w:cs="Cabin Condensed" w:eastAsia="Cabin Condensed" w:hAnsi="Cabin Condensed"/>
          <w:color w:val="313537"/>
          <w:sz w:val="24"/>
          <w:szCs w:val="24"/>
          <w:highlight w:val="white"/>
          <w:rtl w:val="0"/>
        </w:rPr>
        <w:t xml:space="preserve">. Define how </w:t>
      </w:r>
      <w:r w:rsidDel="00000000" w:rsidR="00000000" w:rsidRPr="00000000">
        <w:rPr>
          <w:rFonts w:ascii="Cabin Condensed" w:cs="Cabin Condensed" w:eastAsia="Cabin Condensed" w:hAnsi="Cabin Condensed"/>
          <w:b w:val="1"/>
          <w:color w:val="313537"/>
          <w:sz w:val="24"/>
          <w:szCs w:val="24"/>
          <w:highlight w:val="white"/>
          <w:rtl w:val="0"/>
        </w:rPr>
        <w:t xml:space="preserve">day-to-day, quarter-to-quarter, and year-to-year business is conducted</w:t>
      </w:r>
      <w:r w:rsidDel="00000000" w:rsidR="00000000" w:rsidRPr="00000000">
        <w:rPr>
          <w:rFonts w:ascii="Cabin Condensed" w:cs="Cabin Condensed" w:eastAsia="Cabin Condensed" w:hAnsi="Cabin Condensed"/>
          <w:b w:val="1"/>
          <w:color w:val="313537"/>
          <w:sz w:val="28"/>
          <w:szCs w:val="28"/>
          <w:highlight w:val="white"/>
          <w:rtl w:val="0"/>
        </w:rPr>
        <w:t xml:space="preserve">. Align with and support the operations of the business. </w:t>
      </w:r>
      <w:r w:rsidDel="00000000" w:rsidR="00000000" w:rsidRPr="00000000">
        <w:rPr>
          <w:rFonts w:ascii="Cabin Condensed" w:cs="Cabin Condensed" w:eastAsia="Cabin Condensed" w:hAnsi="Cabin Condensed"/>
          <w:color w:val="313537"/>
          <w:sz w:val="24"/>
          <w:szCs w:val="24"/>
          <w:highlight w:val="white"/>
          <w:rtl w:val="0"/>
        </w:rPr>
        <w:t xml:space="preserve">The </w:t>
      </w:r>
      <w:r w:rsidDel="00000000" w:rsidR="00000000" w:rsidRPr="00000000">
        <w:rPr>
          <w:rFonts w:ascii="Cabin Condensed" w:cs="Cabin Condensed" w:eastAsia="Cabin Condensed" w:hAnsi="Cabin Condensed"/>
          <w:b w:val="1"/>
          <w:color w:val="313537"/>
          <w:sz w:val="24"/>
          <w:szCs w:val="24"/>
          <w:highlight w:val="white"/>
          <w:rtl w:val="0"/>
        </w:rPr>
        <w:t xml:space="preserve">AWS CAF helps these stakeholders define current operating procedures and identify the process changes and training needed to implement successful cloud adoption.Common roles in the Operations Perspective include: </w:t>
      </w:r>
    </w:p>
    <w:p w:rsidR="00000000" w:rsidDel="00000000" w:rsidP="00000000" w:rsidRDefault="00000000" w:rsidRPr="00000000" w14:paraId="0000011C">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IT operations managers</w:t>
      </w:r>
    </w:p>
    <w:p w:rsidR="00000000" w:rsidDel="00000000" w:rsidP="00000000" w:rsidRDefault="00000000" w:rsidRPr="00000000" w14:paraId="0000011D">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hanging="360"/>
        <w:rPr>
          <w:rFonts w:ascii="Cabin Condensed" w:cs="Cabin Condensed" w:eastAsia="Cabin Condensed" w:hAnsi="Cabin Condensed"/>
          <w:color w:val="313537"/>
          <w:sz w:val="24"/>
          <w:szCs w:val="24"/>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IT support managers</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720" w:firstLine="0"/>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6 strategies for migration</w:t>
      </w:r>
    </w:p>
    <w:p w:rsidR="00000000" w:rsidDel="00000000" w:rsidP="00000000" w:rsidRDefault="00000000" w:rsidRPr="00000000" w14:paraId="0000011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b w:val="1"/>
          <w:color w:val="313537"/>
          <w:sz w:val="28"/>
          <w:szCs w:val="28"/>
          <w:highlight w:val="white"/>
        </w:rPr>
      </w:pPr>
      <w:r w:rsidDel="00000000" w:rsidR="00000000" w:rsidRPr="00000000">
        <w:rPr>
          <w:rFonts w:ascii="Cabin Condensed" w:cs="Cabin Condensed" w:eastAsia="Cabin Condensed" w:hAnsi="Cabin Condensed"/>
          <w:b w:val="1"/>
          <w:color w:val="313537"/>
          <w:sz w:val="32"/>
          <w:szCs w:val="32"/>
          <w:highlight w:val="white"/>
          <w:rtl w:val="0"/>
        </w:rPr>
        <w:t xml:space="preserve">Rehosting </w:t>
      </w:r>
      <w:r w:rsidDel="00000000" w:rsidR="00000000" w:rsidRPr="00000000">
        <w:rPr>
          <w:rFonts w:ascii="Cabin Condensed" w:cs="Cabin Condensed" w:eastAsia="Cabin Condensed" w:hAnsi="Cabin Condensed"/>
          <w:color w:val="313537"/>
          <w:sz w:val="24"/>
          <w:szCs w:val="24"/>
          <w:highlight w:val="white"/>
          <w:rtl w:val="0"/>
        </w:rPr>
        <w:t xml:space="preserve">also known as </w:t>
      </w:r>
      <w:r w:rsidDel="00000000" w:rsidR="00000000" w:rsidRPr="00000000">
        <w:rPr>
          <w:rFonts w:ascii="Cabin Condensed" w:cs="Cabin Condensed" w:eastAsia="Cabin Condensed" w:hAnsi="Cabin Condensed"/>
          <w:b w:val="1"/>
          <w:color w:val="313537"/>
          <w:sz w:val="24"/>
          <w:szCs w:val="24"/>
          <w:highlight w:val="white"/>
          <w:rtl w:val="0"/>
        </w:rPr>
        <w:t xml:space="preserve">“lift-and-shift” i</w:t>
      </w:r>
      <w:r w:rsidDel="00000000" w:rsidR="00000000" w:rsidRPr="00000000">
        <w:rPr>
          <w:rFonts w:ascii="Cabin Condensed" w:cs="Cabin Condensed" w:eastAsia="Cabin Condensed" w:hAnsi="Cabin Condensed"/>
          <w:color w:val="313537"/>
          <w:sz w:val="24"/>
          <w:szCs w:val="24"/>
          <w:highlight w:val="white"/>
          <w:rtl w:val="0"/>
        </w:rPr>
        <w:t xml:space="preserve">nvolves </w:t>
      </w:r>
      <w:r w:rsidDel="00000000" w:rsidR="00000000" w:rsidRPr="00000000">
        <w:rPr>
          <w:rFonts w:ascii="Cabin Condensed" w:cs="Cabin Condensed" w:eastAsia="Cabin Condensed" w:hAnsi="Cabin Condensed"/>
          <w:b w:val="1"/>
          <w:color w:val="313537"/>
          <w:sz w:val="26"/>
          <w:szCs w:val="26"/>
          <w:highlight w:val="white"/>
          <w:rtl w:val="0"/>
        </w:rPr>
        <w:t xml:space="preserve">moving applications without changes. </w:t>
      </w:r>
    </w:p>
    <w:p w:rsidR="00000000" w:rsidDel="00000000" w:rsidP="00000000" w:rsidRDefault="00000000" w:rsidRPr="00000000" w14:paraId="0000012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b w:val="1"/>
          <w:color w:val="313537"/>
          <w:sz w:val="26"/>
          <w:szCs w:val="26"/>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Replatforming,</w:t>
      </w:r>
      <w:r w:rsidDel="00000000" w:rsidR="00000000" w:rsidRPr="00000000">
        <w:rPr>
          <w:rFonts w:ascii="Cabin Condensed" w:cs="Cabin Condensed" w:eastAsia="Cabin Condensed" w:hAnsi="Cabin Condensed"/>
          <w:b w:val="1"/>
          <w:color w:val="313537"/>
          <w:sz w:val="24"/>
          <w:szCs w:val="24"/>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also known as </w:t>
      </w:r>
      <w:r w:rsidDel="00000000" w:rsidR="00000000" w:rsidRPr="00000000">
        <w:rPr>
          <w:rFonts w:ascii="Cabin Condensed" w:cs="Cabin Condensed" w:eastAsia="Cabin Condensed" w:hAnsi="Cabin Condensed"/>
          <w:b w:val="1"/>
          <w:color w:val="313537"/>
          <w:sz w:val="28"/>
          <w:szCs w:val="28"/>
          <w:highlight w:val="white"/>
          <w:rtl w:val="0"/>
        </w:rPr>
        <w:t xml:space="preserve">“lift, tinker, and shift,</w:t>
      </w:r>
      <w:r w:rsidDel="00000000" w:rsidR="00000000" w:rsidRPr="00000000">
        <w:rPr>
          <w:rFonts w:ascii="Cabin Condensed" w:cs="Cabin Condensed" w:eastAsia="Cabin Condensed" w:hAnsi="Cabin Condensed"/>
          <w:color w:val="313537"/>
          <w:sz w:val="26"/>
          <w:szCs w:val="26"/>
          <w:highlight w:val="white"/>
          <w:rtl w:val="0"/>
        </w:rPr>
        <w:t xml:space="preserve">” involves </w:t>
      </w:r>
      <w:r w:rsidDel="00000000" w:rsidR="00000000" w:rsidRPr="00000000">
        <w:rPr>
          <w:rFonts w:ascii="Cabin Condensed" w:cs="Cabin Condensed" w:eastAsia="Cabin Condensed" w:hAnsi="Cabin Condensed"/>
          <w:b w:val="1"/>
          <w:color w:val="313537"/>
          <w:sz w:val="30"/>
          <w:szCs w:val="30"/>
          <w:highlight w:val="white"/>
          <w:rtl w:val="0"/>
        </w:rPr>
        <w:t xml:space="preserve">making a few cloud optimizations to realize a tangible benefit</w:t>
      </w:r>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Optimization is achieved without changing the core architecture of the application.</w:t>
      </w:r>
    </w:p>
    <w:p w:rsidR="00000000" w:rsidDel="00000000" w:rsidP="00000000" w:rsidRDefault="00000000" w:rsidRPr="00000000" w14:paraId="0000012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Refactoring (also known as re-architecting) </w:t>
      </w:r>
      <w:r w:rsidDel="00000000" w:rsidR="00000000" w:rsidRPr="00000000">
        <w:rPr>
          <w:rFonts w:ascii="Cabin Condensed" w:cs="Cabin Condensed" w:eastAsia="Cabin Condensed" w:hAnsi="Cabin Condensed"/>
          <w:color w:val="313537"/>
          <w:sz w:val="24"/>
          <w:szCs w:val="24"/>
          <w:highlight w:val="white"/>
          <w:rtl w:val="0"/>
        </w:rPr>
        <w:t xml:space="preserve">involves </w:t>
      </w:r>
      <w:r w:rsidDel="00000000" w:rsidR="00000000" w:rsidRPr="00000000">
        <w:rPr>
          <w:rFonts w:ascii="Cabin Condensed" w:cs="Cabin Condensed" w:eastAsia="Cabin Condensed" w:hAnsi="Cabin Condensed"/>
          <w:b w:val="1"/>
          <w:color w:val="313537"/>
          <w:sz w:val="28"/>
          <w:szCs w:val="28"/>
          <w:highlight w:val="white"/>
          <w:rtl w:val="0"/>
        </w:rPr>
        <w:t xml:space="preserve">reimagining how an application is architected and developed by using cloud-native features. </w:t>
      </w:r>
      <w:r w:rsidDel="00000000" w:rsidR="00000000" w:rsidRPr="00000000">
        <w:rPr>
          <w:rFonts w:ascii="Cabin Condensed" w:cs="Cabin Condensed" w:eastAsia="Cabin Condensed" w:hAnsi="Cabin Condensed"/>
          <w:color w:val="313537"/>
          <w:sz w:val="24"/>
          <w:szCs w:val="24"/>
          <w:highlight w:val="white"/>
          <w:rtl w:val="0"/>
        </w:rPr>
        <w:t xml:space="preserve">Refactoring is driven by a strong business need to add features, scale, or performance that would otherwise be difficult to achieve in the application’s existing environment.</w:t>
      </w:r>
      <w:r w:rsidDel="00000000" w:rsidR="00000000" w:rsidRPr="00000000">
        <w:rPr>
          <w:rFonts w:ascii="Cabin Condensed" w:cs="Cabin Condensed" w:eastAsia="Cabin Condensed" w:hAnsi="Cabin Condensed"/>
          <w:b w:val="1"/>
          <w:color w:val="313537"/>
          <w:sz w:val="28"/>
          <w:szCs w:val="28"/>
          <w:highlight w:val="white"/>
          <w:rtl w:val="0"/>
        </w:rPr>
        <w:t xml:space="preserve">writing new code to add features or performance that might not be possible on prem, but now are within your reach. </w:t>
      </w:r>
    </w:p>
    <w:p w:rsidR="00000000" w:rsidDel="00000000" w:rsidP="00000000" w:rsidRDefault="00000000" w:rsidRPr="00000000" w14:paraId="0000012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1440" w:hanging="360"/>
        <w:rPr>
          <w:rFonts w:ascii="Cabin Condensed" w:cs="Cabin Condensed" w:eastAsia="Cabin Condensed" w:hAnsi="Cabin Condensed"/>
          <w:b w:val="1"/>
          <w:color w:val="313537"/>
          <w:sz w:val="28"/>
          <w:szCs w:val="28"/>
          <w:highlight w:val="white"/>
          <w:u w:val="none"/>
        </w:rPr>
      </w:pPr>
      <w:r w:rsidDel="00000000" w:rsidR="00000000" w:rsidRPr="00000000">
        <w:rPr>
          <w:rFonts w:ascii="Cabin Condensed" w:cs="Cabin Condensed" w:eastAsia="Cabin Condensed" w:hAnsi="Cabin Condensed"/>
          <w:b w:val="1"/>
          <w:color w:val="313537"/>
          <w:sz w:val="28"/>
          <w:szCs w:val="28"/>
          <w:highlight w:val="white"/>
          <w:rtl w:val="0"/>
        </w:rPr>
        <w:t xml:space="preserve">Repurchasing involve</w:t>
      </w:r>
      <w:r w:rsidDel="00000000" w:rsidR="00000000" w:rsidRPr="00000000">
        <w:rPr>
          <w:rFonts w:ascii="Cabin Condensed" w:cs="Cabin Condensed" w:eastAsia="Cabin Condensed" w:hAnsi="Cabin Condensed"/>
          <w:b w:val="1"/>
          <w:color w:val="313537"/>
          <w:sz w:val="24"/>
          <w:szCs w:val="24"/>
          <w:highlight w:val="white"/>
          <w:rtl w:val="0"/>
        </w:rPr>
        <w:t xml:space="preserve">s</w:t>
      </w:r>
      <w:r w:rsidDel="00000000" w:rsidR="00000000" w:rsidRPr="00000000">
        <w:rPr>
          <w:rFonts w:ascii="Cabin Condensed" w:cs="Cabin Condensed" w:eastAsia="Cabin Condensed" w:hAnsi="Cabin Condensed"/>
          <w:color w:val="313537"/>
          <w:sz w:val="26"/>
          <w:szCs w:val="26"/>
          <w:highlight w:val="white"/>
          <w:rtl w:val="0"/>
        </w:rPr>
        <w:t xml:space="preserve"> moving from a traditional license to a software-as-a-service model. </w:t>
      </w:r>
    </w:p>
    <w:p w:rsidR="00000000" w:rsidDel="00000000" w:rsidP="00000000" w:rsidRDefault="00000000" w:rsidRPr="00000000" w14:paraId="0000012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24"/>
          <w:szCs w:val="24"/>
          <w:highlight w:val="white"/>
          <w:rtl w:val="0"/>
        </w:rPr>
        <w:t xml:space="preserve">Retaining</w:t>
      </w:r>
      <w:r w:rsidDel="00000000" w:rsidR="00000000" w:rsidRPr="00000000">
        <w:rPr>
          <w:rFonts w:ascii="Cabin Condensed" w:cs="Cabin Condensed" w:eastAsia="Cabin Condensed" w:hAnsi="Cabin Condensed"/>
          <w:color w:val="313537"/>
          <w:sz w:val="24"/>
          <w:szCs w:val="24"/>
          <w:highlight w:val="white"/>
          <w:rtl w:val="0"/>
        </w:rPr>
        <w:t xml:space="preserve"> consists of keeping applications that are critical for the business in the source environment. This might include applications that require major refactoring before they can be migrated, or, work that can be postponed until a later time.</w:t>
      </w: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440" w:firstLine="0"/>
        <w:rPr>
          <w:rFonts w:ascii="Cabin Condensed" w:cs="Cabin Condensed" w:eastAsia="Cabin Condensed" w:hAnsi="Cabin Condensed"/>
          <w:color w:val="313537"/>
          <w:sz w:val="26"/>
          <w:szCs w:val="26"/>
          <w:highlight w:val="white"/>
        </w:rPr>
      </w:pPr>
      <w:r w:rsidDel="00000000" w:rsidR="00000000" w:rsidRPr="00000000">
        <w:rPr>
          <w:rtl w:val="0"/>
        </w:rPr>
      </w:r>
    </w:p>
    <w:p w:rsidR="00000000" w:rsidDel="00000000" w:rsidP="00000000" w:rsidRDefault="00000000" w:rsidRPr="00000000" w14:paraId="0000012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hanging="360"/>
        <w:rPr>
          <w:rFonts w:ascii="Cabin Condensed" w:cs="Cabin Condensed" w:eastAsia="Cabin Condensed" w:hAnsi="Cabin Condensed"/>
          <w:color w:val="313537"/>
          <w:sz w:val="26"/>
          <w:szCs w:val="26"/>
          <w:highlight w:val="white"/>
          <w:u w:val="none"/>
        </w:rPr>
      </w:pPr>
      <w:r w:rsidDel="00000000" w:rsidR="00000000" w:rsidRPr="00000000">
        <w:rPr>
          <w:rFonts w:ascii="Cabin Condensed" w:cs="Cabin Condensed" w:eastAsia="Cabin Condensed" w:hAnsi="Cabin Condensed"/>
          <w:b w:val="1"/>
          <w:color w:val="313537"/>
          <w:sz w:val="30"/>
          <w:szCs w:val="30"/>
          <w:highlight w:val="white"/>
          <w:rtl w:val="0"/>
        </w:rPr>
        <w:t xml:space="preserve">Retiring is </w:t>
      </w:r>
      <w:r w:rsidDel="00000000" w:rsidR="00000000" w:rsidRPr="00000000">
        <w:rPr>
          <w:rFonts w:ascii="Cabin Condensed" w:cs="Cabin Condensed" w:eastAsia="Cabin Condensed" w:hAnsi="Cabin Condensed"/>
          <w:color w:val="313537"/>
          <w:sz w:val="24"/>
          <w:szCs w:val="24"/>
          <w:highlight w:val="white"/>
          <w:rtl w:val="0"/>
        </w:rPr>
        <w:t xml:space="preserve">the process of removing applications that are no longer needed.</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firstLine="0"/>
        <w:rPr>
          <w:rFonts w:ascii="Cabin Condensed" w:cs="Cabin Condensed" w:eastAsia="Cabin Condensed" w:hAnsi="Cabin Condensed"/>
          <w:b w:val="1"/>
          <w:color w:val="313537"/>
          <w:sz w:val="42"/>
          <w:szCs w:val="42"/>
          <w:highlight w:val="white"/>
        </w:rPr>
      </w:pPr>
      <w:r w:rsidDel="00000000" w:rsidR="00000000" w:rsidRPr="00000000">
        <w:rPr>
          <w:rFonts w:ascii="Cabin Condensed" w:cs="Cabin Condensed" w:eastAsia="Cabin Condensed" w:hAnsi="Cabin Condensed"/>
          <w:b w:val="1"/>
          <w:color w:val="313537"/>
          <w:sz w:val="42"/>
          <w:szCs w:val="42"/>
          <w:highlight w:val="white"/>
          <w:rtl w:val="0"/>
        </w:rPr>
        <w:t xml:space="preserve">AWS Snow Family member</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firstLine="0"/>
        <w:rPr>
          <w:rFonts w:ascii="Cabin Condensed" w:cs="Cabin Condensed" w:eastAsia="Cabin Condensed" w:hAnsi="Cabin Condensed"/>
          <w:color w:val="313537"/>
          <w:sz w:val="26"/>
          <w:szCs w:val="26"/>
          <w:highlight w:val="white"/>
        </w:rPr>
      </w:pPr>
      <w:r w:rsidDel="00000000" w:rsidR="00000000" w:rsidRPr="00000000">
        <w:rPr>
          <w:rFonts w:ascii="Cabin Condensed" w:cs="Cabin Condensed" w:eastAsia="Cabin Condensed" w:hAnsi="Cabin Condensed"/>
          <w:b w:val="1"/>
          <w:color w:val="313537"/>
          <w:sz w:val="26"/>
          <w:szCs w:val="26"/>
          <w:highlight w:val="white"/>
          <w:rtl w:val="0"/>
        </w:rPr>
        <w:t xml:space="preserve">The </w:t>
      </w:r>
      <w:hyperlink r:id="rId64">
        <w:r w:rsidDel="00000000" w:rsidR="00000000" w:rsidRPr="00000000">
          <w:rPr>
            <w:rFonts w:ascii="Cabin Condensed" w:cs="Cabin Condensed" w:eastAsia="Cabin Condensed" w:hAnsi="Cabin Condensed"/>
            <w:b w:val="1"/>
            <w:color w:val="1155cc"/>
            <w:sz w:val="26"/>
            <w:szCs w:val="26"/>
            <w:highlight w:val="white"/>
            <w:u w:val="single"/>
            <w:rtl w:val="0"/>
          </w:rPr>
          <w:t xml:space="preserve">AWS Snow Family</w:t>
        </w:r>
      </w:hyperlink>
      <w:r w:rsidDel="00000000" w:rsidR="00000000" w:rsidRPr="00000000">
        <w:rPr>
          <w:rFonts w:ascii="Cabin Condensed" w:cs="Cabin Condensed" w:eastAsia="Cabin Condensed" w:hAnsi="Cabin Condensed"/>
          <w:b w:val="1"/>
          <w:color w:val="313537"/>
          <w:sz w:val="26"/>
          <w:szCs w:val="26"/>
          <w:highlight w:val="white"/>
          <w:rtl w:val="0"/>
        </w:rPr>
        <w:t xml:space="preserve"> </w:t>
      </w:r>
      <w:r w:rsidDel="00000000" w:rsidR="00000000" w:rsidRPr="00000000">
        <w:rPr>
          <w:rFonts w:ascii="Cabin Condensed" w:cs="Cabin Condensed" w:eastAsia="Cabin Condensed" w:hAnsi="Cabin Condensed"/>
          <w:color w:val="313537"/>
          <w:sz w:val="26"/>
          <w:szCs w:val="26"/>
          <w:highlight w:val="white"/>
          <w:rtl w:val="0"/>
        </w:rPr>
        <w:t xml:space="preserve">is a collection of physical devices that help to physically transport up to exabytes of data into and out of AWS. </w:t>
      </w:r>
    </w:p>
    <w:p w:rsidR="00000000" w:rsidDel="00000000" w:rsidP="00000000" w:rsidRDefault="00000000" w:rsidRPr="00000000" w14:paraId="00000128">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2160" w:hanging="360"/>
        <w:rPr>
          <w:rFonts w:ascii="Cabin Condensed" w:cs="Cabin Condensed" w:eastAsia="Cabin Condensed" w:hAnsi="Cabin Condensed"/>
          <w:color w:val="313537"/>
          <w:sz w:val="26"/>
          <w:szCs w:val="26"/>
          <w:highlight w:val="white"/>
          <w:u w:val="none"/>
        </w:rPr>
      </w:pPr>
      <w:hyperlink r:id="rId65">
        <w:r w:rsidDel="00000000" w:rsidR="00000000" w:rsidRPr="00000000">
          <w:rPr>
            <w:rFonts w:ascii="Cabin Condensed" w:cs="Cabin Condensed" w:eastAsia="Cabin Condensed" w:hAnsi="Cabin Condensed"/>
            <w:b w:val="1"/>
            <w:color w:val="1155cc"/>
            <w:sz w:val="30"/>
            <w:szCs w:val="30"/>
            <w:highlight w:val="white"/>
            <w:u w:val="single"/>
            <w:rtl w:val="0"/>
          </w:rPr>
          <w:t xml:space="preserve">AWS Snowcone</w:t>
        </w:r>
      </w:hyperlink>
      <w:r w:rsidDel="00000000" w:rsidR="00000000" w:rsidRPr="00000000">
        <w:rPr>
          <w:rFonts w:ascii="Cabin Condensed" w:cs="Cabin Condensed" w:eastAsia="Cabin Condensed" w:hAnsi="Cabin Condensed"/>
          <w:b w:val="1"/>
          <w:color w:val="313537"/>
          <w:sz w:val="30"/>
          <w:szCs w:val="30"/>
          <w:highlight w:val="white"/>
          <w:rtl w:val="0"/>
        </w:rPr>
        <w:t xml:space="preserve"> </w:t>
      </w:r>
      <w:r w:rsidDel="00000000" w:rsidR="00000000" w:rsidRPr="00000000">
        <w:rPr>
          <w:rFonts w:ascii="Cabin Condensed" w:cs="Cabin Condensed" w:eastAsia="Cabin Condensed" w:hAnsi="Cabin Condensed"/>
          <w:color w:val="313537"/>
          <w:sz w:val="24"/>
          <w:szCs w:val="24"/>
          <w:highlight w:val="white"/>
          <w:rtl w:val="0"/>
        </w:rPr>
        <w:t xml:space="preserve">is </w:t>
      </w:r>
      <w:r w:rsidDel="00000000" w:rsidR="00000000" w:rsidRPr="00000000">
        <w:rPr>
          <w:rFonts w:ascii="Cabin Condensed" w:cs="Cabin Condensed" w:eastAsia="Cabin Condensed" w:hAnsi="Cabin Condensed"/>
          <w:b w:val="1"/>
          <w:color w:val="313537"/>
          <w:sz w:val="28"/>
          <w:szCs w:val="28"/>
          <w:highlight w:val="white"/>
          <w:rtl w:val="0"/>
        </w:rPr>
        <w:t xml:space="preserve">a small, rugged, and secure edge computing and data transfer device. </w:t>
      </w:r>
      <w:r w:rsidDel="00000000" w:rsidR="00000000" w:rsidRPr="00000000">
        <w:rPr>
          <w:rFonts w:ascii="Cabin Condensed" w:cs="Cabin Condensed" w:eastAsia="Cabin Condensed" w:hAnsi="Cabin Condensed"/>
          <w:color w:val="313537"/>
          <w:sz w:val="24"/>
          <w:szCs w:val="24"/>
          <w:highlight w:val="white"/>
          <w:rtl w:val="0"/>
        </w:rPr>
        <w:t xml:space="preserve">It features</w:t>
      </w:r>
      <w:r w:rsidDel="00000000" w:rsidR="00000000" w:rsidRPr="00000000">
        <w:rPr>
          <w:rFonts w:ascii="Cabin Condensed" w:cs="Cabin Condensed" w:eastAsia="Cabin Condensed" w:hAnsi="Cabin Condensed"/>
          <w:b w:val="1"/>
          <w:color w:val="313537"/>
          <w:sz w:val="30"/>
          <w:szCs w:val="30"/>
          <w:highlight w:val="white"/>
          <w:rtl w:val="0"/>
        </w:rPr>
        <w:t xml:space="preserve"> 2 CPUs, 4 GB of memory, and 8 TB </w:t>
      </w:r>
      <w:r w:rsidDel="00000000" w:rsidR="00000000" w:rsidRPr="00000000">
        <w:rPr>
          <w:rFonts w:ascii="Cabin Condensed" w:cs="Cabin Condensed" w:eastAsia="Cabin Condensed" w:hAnsi="Cabin Condensed"/>
          <w:color w:val="313537"/>
          <w:sz w:val="24"/>
          <w:szCs w:val="24"/>
          <w:highlight w:val="white"/>
          <w:rtl w:val="0"/>
        </w:rPr>
        <w:t xml:space="preserve">of usable storage.</w:t>
      </w:r>
    </w:p>
    <w:p w:rsidR="00000000" w:rsidDel="00000000" w:rsidP="00000000" w:rsidRDefault="00000000" w:rsidRPr="00000000" w14:paraId="00000129">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2160" w:hanging="360"/>
        <w:rPr>
          <w:rFonts w:ascii="Cabin Condensed" w:cs="Cabin Condensed" w:eastAsia="Cabin Condensed" w:hAnsi="Cabin Condensed"/>
          <w:color w:val="313537"/>
          <w:sz w:val="24"/>
          <w:szCs w:val="24"/>
          <w:highlight w:val="white"/>
          <w:u w:val="none"/>
        </w:rPr>
      </w:pPr>
      <w:hyperlink r:id="rId66">
        <w:r w:rsidDel="00000000" w:rsidR="00000000" w:rsidRPr="00000000">
          <w:rPr>
            <w:rFonts w:ascii="Cabin Condensed" w:cs="Cabin Condensed" w:eastAsia="Cabin Condensed" w:hAnsi="Cabin Condensed"/>
            <w:b w:val="1"/>
            <w:color w:val="1155cc"/>
            <w:sz w:val="28"/>
            <w:szCs w:val="28"/>
            <w:highlight w:val="white"/>
            <w:u w:val="single"/>
            <w:rtl w:val="0"/>
          </w:rPr>
          <w:t xml:space="preserve">AWS Snowbal</w:t>
        </w:r>
      </w:hyperlink>
      <w:hyperlink r:id="rId67">
        <w:r w:rsidDel="00000000" w:rsidR="00000000" w:rsidRPr="00000000">
          <w:rPr>
            <w:rFonts w:ascii="Cabin Condensed" w:cs="Cabin Condensed" w:eastAsia="Cabin Condensed" w:hAnsi="Cabin Condensed"/>
            <w:b w:val="1"/>
            <w:color w:val="1155cc"/>
            <w:sz w:val="24"/>
            <w:szCs w:val="24"/>
            <w:highlight w:val="white"/>
            <w:u w:val="single"/>
            <w:rtl w:val="0"/>
          </w:rPr>
          <w:t xml:space="preserve">l</w:t>
        </w:r>
      </w:hyperlink>
      <w:r w:rsidDel="00000000" w:rsidR="00000000" w:rsidRPr="00000000">
        <w:rPr>
          <w:rFonts w:ascii="Cabin Condensed" w:cs="Cabin Condensed" w:eastAsia="Cabin Condensed" w:hAnsi="Cabin Condensed"/>
          <w:color w:val="313537"/>
          <w:sz w:val="24"/>
          <w:szCs w:val="24"/>
          <w:highlight w:val="white"/>
          <w:rtl w:val="0"/>
        </w:rPr>
        <w:t xml:space="preserve"> offers two types of devices:</w:t>
      </w:r>
    </w:p>
    <w:p w:rsidR="00000000" w:rsidDel="00000000" w:rsidP="00000000" w:rsidRDefault="00000000" w:rsidRPr="00000000" w14:paraId="0000012A">
      <w:pPr>
        <w:numPr>
          <w:ilvl w:val="1"/>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2880" w:hanging="360"/>
        <w:rPr>
          <w:rFonts w:ascii="Cabin Condensed" w:cs="Cabin Condensed" w:eastAsia="Cabin Condensed" w:hAnsi="Cabin Condensed"/>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Snowball Edge Storage Optimized </w:t>
      </w:r>
      <w:r w:rsidDel="00000000" w:rsidR="00000000" w:rsidRPr="00000000">
        <w:rPr>
          <w:rFonts w:ascii="Cabin Condensed" w:cs="Cabin Condensed" w:eastAsia="Cabin Condensed" w:hAnsi="Cabin Condensed"/>
          <w:b w:val="1"/>
          <w:color w:val="313537"/>
          <w:sz w:val="24"/>
          <w:szCs w:val="24"/>
          <w:highlight w:val="white"/>
          <w:rtl w:val="0"/>
        </w:rPr>
        <w:t xml:space="preserve">suited for large-scale data migrations and recurring transfer workflows</w:t>
      </w:r>
      <w:r w:rsidDel="00000000" w:rsidR="00000000" w:rsidRPr="00000000">
        <w:rPr>
          <w:rFonts w:ascii="Cabin Condensed" w:cs="Cabin Condensed" w:eastAsia="Cabin Condensed" w:hAnsi="Cabin Condensed"/>
          <w:color w:val="313537"/>
          <w:sz w:val="28"/>
          <w:szCs w:val="28"/>
          <w:highlight w:val="white"/>
          <w:rtl w:val="0"/>
        </w:rPr>
        <w:t xml:space="preserve">, in addition to local computing with higher capacity needs. Storage</w:t>
      </w:r>
      <w:r w:rsidDel="00000000" w:rsidR="00000000" w:rsidRPr="00000000">
        <w:rPr>
          <w:rFonts w:ascii="Cabin Condensed" w:cs="Cabin Condensed" w:eastAsia="Cabin Condensed" w:hAnsi="Cabin Condensed"/>
          <w:b w:val="1"/>
          <w:color w:val="313537"/>
          <w:sz w:val="30"/>
          <w:szCs w:val="30"/>
          <w:highlight w:val="white"/>
          <w:rtl w:val="0"/>
        </w:rPr>
        <w:t xml:space="preserve">: 80 TB of hard disk drive (HDD) capacity </w:t>
      </w:r>
      <w:r w:rsidDel="00000000" w:rsidR="00000000" w:rsidRPr="00000000">
        <w:rPr>
          <w:rFonts w:ascii="Cabin Condensed" w:cs="Cabin Condensed" w:eastAsia="Cabin Condensed" w:hAnsi="Cabin Condensed"/>
          <w:color w:val="313537"/>
          <w:sz w:val="28"/>
          <w:szCs w:val="28"/>
          <w:highlight w:val="white"/>
          <w:rtl w:val="0"/>
        </w:rPr>
        <w:t xml:space="preserve">for block volumes and</w:t>
      </w:r>
      <w:r w:rsidDel="00000000" w:rsidR="00000000" w:rsidRPr="00000000">
        <w:rPr>
          <w:rFonts w:ascii="Cabin Condensed" w:cs="Cabin Condensed" w:eastAsia="Cabin Condensed" w:hAnsi="Cabin Condensed"/>
          <w:b w:val="1"/>
          <w:color w:val="313537"/>
          <w:sz w:val="28"/>
          <w:szCs w:val="28"/>
          <w:highlight w:val="white"/>
          <w:rtl w:val="0"/>
        </w:rPr>
        <w:t xml:space="preserve"> Amazon S3 compatible object storage, and 1 TB of SATA</w:t>
      </w:r>
      <w:r w:rsidDel="00000000" w:rsidR="00000000" w:rsidRPr="00000000">
        <w:rPr>
          <w:rFonts w:ascii="Cabin Condensed" w:cs="Cabin Condensed" w:eastAsia="Cabin Condensed" w:hAnsi="Cabin Condensed"/>
          <w:color w:val="313537"/>
          <w:sz w:val="28"/>
          <w:szCs w:val="28"/>
          <w:highlight w:val="white"/>
          <w:rtl w:val="0"/>
        </w:rPr>
        <w:t xml:space="preserve"> solid state drive (SSD) for block volumes. </w:t>
      </w:r>
    </w:p>
    <w:p w:rsidR="00000000" w:rsidDel="00000000" w:rsidP="00000000" w:rsidRDefault="00000000" w:rsidRPr="00000000" w14:paraId="0000012B">
      <w:pPr>
        <w:numPr>
          <w:ilvl w:val="1"/>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65.8832" w:lineRule="auto"/>
        <w:ind w:left="2880" w:hanging="360"/>
        <w:rPr>
          <w:rFonts w:ascii="Cabin Condensed" w:cs="Cabin Condensed" w:eastAsia="Cabin Condensed" w:hAnsi="Cabin Condensed"/>
          <w:b w:val="1"/>
          <w:color w:val="313537"/>
          <w:sz w:val="28"/>
          <w:szCs w:val="28"/>
          <w:highlight w:val="white"/>
        </w:rPr>
      </w:pPr>
      <w:r w:rsidDel="00000000" w:rsidR="00000000" w:rsidRPr="00000000">
        <w:rPr>
          <w:rFonts w:ascii="Cabin Condensed" w:cs="Cabin Condensed" w:eastAsia="Cabin Condensed" w:hAnsi="Cabin Condensed"/>
          <w:b w:val="1"/>
          <w:color w:val="313537"/>
          <w:sz w:val="28"/>
          <w:szCs w:val="28"/>
          <w:highlight w:val="white"/>
          <w:rtl w:val="0"/>
        </w:rPr>
        <w:t xml:space="preserve">Snowball Edge Compute Optimize </w:t>
      </w:r>
      <w:r w:rsidDel="00000000" w:rsidR="00000000" w:rsidRPr="00000000">
        <w:rPr>
          <w:rFonts w:ascii="Cabin Condensed" w:cs="Cabin Condensed" w:eastAsia="Cabin Condensed" w:hAnsi="Cabin Condensed"/>
          <w:color w:val="313537"/>
          <w:sz w:val="24"/>
          <w:szCs w:val="24"/>
          <w:highlight w:val="white"/>
          <w:rtl w:val="0"/>
        </w:rPr>
        <w:t xml:space="preserve">provides</w:t>
      </w:r>
      <w:r w:rsidDel="00000000" w:rsidR="00000000" w:rsidRPr="00000000">
        <w:rPr>
          <w:rFonts w:ascii="Cabin Condensed" w:cs="Cabin Condensed" w:eastAsia="Cabin Condensed" w:hAnsi="Cabin Condensed"/>
          <w:b w:val="1"/>
          <w:color w:val="313537"/>
          <w:sz w:val="24"/>
          <w:szCs w:val="24"/>
          <w:highlight w:val="white"/>
          <w:rtl w:val="0"/>
        </w:rPr>
        <w:t xml:space="preserve"> powerful computing resources for use cases such as machine learning, full motion video analysis, analytics, and local computing stacks. </w:t>
      </w:r>
      <w:r w:rsidDel="00000000" w:rsidR="00000000" w:rsidRPr="00000000">
        <w:rPr>
          <w:rFonts w:ascii="Cabin Condensed" w:cs="Cabin Condensed" w:eastAsia="Cabin Condensed" w:hAnsi="Cabin Condensed"/>
          <w:b w:val="1"/>
          <w:color w:val="313537"/>
          <w:highlight w:val="white"/>
          <w:rtl w:val="0"/>
        </w:rPr>
        <w:t xml:space="preserve">42-TB usable HDD capacity </w:t>
      </w:r>
      <w:r w:rsidDel="00000000" w:rsidR="00000000" w:rsidRPr="00000000">
        <w:rPr>
          <w:rFonts w:ascii="Cabin Condensed" w:cs="Cabin Condensed" w:eastAsia="Cabin Condensed" w:hAnsi="Cabin Condensed"/>
          <w:color w:val="313537"/>
          <w:highlight w:val="white"/>
          <w:rtl w:val="0"/>
        </w:rPr>
        <w:t xml:space="preserve">for</w:t>
      </w:r>
      <w:r w:rsidDel="00000000" w:rsidR="00000000" w:rsidRPr="00000000">
        <w:rPr>
          <w:rFonts w:ascii="Cabin Condensed" w:cs="Cabin Condensed" w:eastAsia="Cabin Condensed" w:hAnsi="Cabin Condensed"/>
          <w:b w:val="1"/>
          <w:color w:val="313537"/>
          <w:sz w:val="26"/>
          <w:szCs w:val="26"/>
          <w:highlight w:val="white"/>
          <w:rtl w:val="0"/>
        </w:rPr>
        <w:t xml:space="preserve"> Amazon S3 compatible object storage</w:t>
      </w:r>
      <w:r w:rsidDel="00000000" w:rsidR="00000000" w:rsidRPr="00000000">
        <w:rPr>
          <w:rFonts w:ascii="Cabin Condensed" w:cs="Cabin Condensed" w:eastAsia="Cabin Condensed" w:hAnsi="Cabin Condensed"/>
          <w:color w:val="313537"/>
          <w:highlight w:val="white"/>
          <w:rtl w:val="0"/>
        </w:rPr>
        <w:t xml:space="preserve"> or Amazon EBS compatible block volumes and</w:t>
      </w:r>
      <w:r w:rsidDel="00000000" w:rsidR="00000000" w:rsidRPr="00000000">
        <w:rPr>
          <w:rFonts w:ascii="Cabin Condensed" w:cs="Cabin Condensed" w:eastAsia="Cabin Condensed" w:hAnsi="Cabin Condensed"/>
          <w:b w:val="1"/>
          <w:color w:val="313537"/>
          <w:highlight w:val="white"/>
          <w:rtl w:val="0"/>
        </w:rPr>
        <w:t xml:space="preserve"> 7.68 TB of usable NVMe SSD capacity for Amazon EBS compatible block volumes. </w:t>
      </w:r>
      <w:r w:rsidDel="00000000" w:rsidR="00000000" w:rsidRPr="00000000">
        <w:rPr>
          <w:rFonts w:ascii="Cabin Condensed" w:cs="Cabin Condensed" w:eastAsia="Cabin Condensed" w:hAnsi="Cabin Condensed"/>
          <w:b w:val="1"/>
          <w:color w:val="313537"/>
          <w:sz w:val="24"/>
          <w:szCs w:val="24"/>
          <w:highlight w:val="white"/>
          <w:rtl w:val="0"/>
        </w:rPr>
        <w:t xml:space="preserve">Compute: 52 vCPUs, 208 GiB of memory, and an optional NVIDIA Tesla V100 GPU.</w:t>
      </w:r>
    </w:p>
    <w:p w:rsidR="00000000" w:rsidDel="00000000" w:rsidP="00000000" w:rsidRDefault="00000000" w:rsidRPr="00000000" w14:paraId="0000012C">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2160" w:hanging="360"/>
        <w:rPr>
          <w:rFonts w:ascii="Cabin Condensed" w:cs="Cabin Condensed" w:eastAsia="Cabin Condensed" w:hAnsi="Cabin Condensed"/>
          <w:b w:val="1"/>
          <w:color w:val="313537"/>
          <w:sz w:val="24"/>
          <w:szCs w:val="24"/>
          <w:highlight w:val="white"/>
          <w:u w:val="none"/>
        </w:rPr>
      </w:pPr>
      <w:hyperlink r:id="rId68">
        <w:r w:rsidDel="00000000" w:rsidR="00000000" w:rsidRPr="00000000">
          <w:rPr>
            <w:rFonts w:ascii="Cabin Condensed" w:cs="Cabin Condensed" w:eastAsia="Cabin Condensed" w:hAnsi="Cabin Condensed"/>
            <w:b w:val="1"/>
            <w:color w:val="1155cc"/>
            <w:sz w:val="28"/>
            <w:szCs w:val="28"/>
            <w:highlight w:val="white"/>
            <w:u w:val="single"/>
            <w:rtl w:val="0"/>
          </w:rPr>
          <w:t xml:space="preserve">AWS Snowmobile</w:t>
        </w:r>
      </w:hyperlink>
      <w:r w:rsidDel="00000000" w:rsidR="00000000" w:rsidRPr="00000000">
        <w:rPr>
          <w:rFonts w:ascii="Cabin Condensed" w:cs="Cabin Condensed" w:eastAsia="Cabin Condensed" w:hAnsi="Cabin Condensed"/>
          <w:b w:val="1"/>
          <w:color w:val="313537"/>
          <w:sz w:val="28"/>
          <w:szCs w:val="28"/>
          <w:highlight w:val="white"/>
          <w:rtl w:val="0"/>
        </w:rPr>
        <w:t xml:space="preserve"> </w:t>
      </w:r>
      <w:r w:rsidDel="00000000" w:rsidR="00000000" w:rsidRPr="00000000">
        <w:rPr>
          <w:rFonts w:ascii="Cabin Condensed" w:cs="Cabin Condensed" w:eastAsia="Cabin Condensed" w:hAnsi="Cabin Condensed"/>
          <w:b w:val="1"/>
          <w:color w:val="313537"/>
          <w:sz w:val="24"/>
          <w:szCs w:val="24"/>
          <w:highlight w:val="white"/>
          <w:rtl w:val="0"/>
        </w:rPr>
        <w:t xml:space="preserve">is an exabyte-scale data transfer service used to move large amounts of data to AWS.Y</w:t>
      </w:r>
      <w:r w:rsidDel="00000000" w:rsidR="00000000" w:rsidRPr="00000000">
        <w:rPr>
          <w:rFonts w:ascii="Cabin Condensed" w:cs="Cabin Condensed" w:eastAsia="Cabin Condensed" w:hAnsi="Cabin Condensed"/>
          <w:color w:val="313537"/>
          <w:sz w:val="24"/>
          <w:szCs w:val="24"/>
          <w:highlight w:val="white"/>
          <w:rtl w:val="0"/>
        </w:rPr>
        <w:t xml:space="preserve">ou can </w:t>
      </w:r>
      <w:r w:rsidDel="00000000" w:rsidR="00000000" w:rsidRPr="00000000">
        <w:rPr>
          <w:rFonts w:ascii="Cabin Condensed" w:cs="Cabin Condensed" w:eastAsia="Cabin Condensed" w:hAnsi="Cabin Condensed"/>
          <w:b w:val="1"/>
          <w:color w:val="313537"/>
          <w:sz w:val="28"/>
          <w:szCs w:val="28"/>
          <w:highlight w:val="white"/>
          <w:rtl w:val="0"/>
        </w:rPr>
        <w:t xml:space="preserve">transfer up to 100 petabytes</w:t>
      </w:r>
      <w:r w:rsidDel="00000000" w:rsidR="00000000" w:rsidRPr="00000000">
        <w:rPr>
          <w:rFonts w:ascii="Cabin Condensed" w:cs="Cabin Condensed" w:eastAsia="Cabin Condensed" w:hAnsi="Cabin Condensed"/>
          <w:color w:val="313537"/>
          <w:sz w:val="24"/>
          <w:szCs w:val="24"/>
          <w:highlight w:val="white"/>
          <w:rtl w:val="0"/>
        </w:rPr>
        <w:t xml:space="preserve"> of data per Snowmobile, a 45-foot long ruggedized shipping container, pulled by a semi trailer truck.</w:t>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65.8832" w:lineRule="auto"/>
        <w:rPr>
          <w:rFonts w:ascii="Cabin Condensed" w:cs="Cabin Condensed" w:eastAsia="Cabin Condensed" w:hAnsi="Cabin Condensed"/>
          <w:b w:val="1"/>
          <w:color w:val="2d363a"/>
          <w:sz w:val="46"/>
          <w:szCs w:val="46"/>
          <w:highlight w:val="white"/>
        </w:rPr>
      </w:pPr>
      <w:bookmarkStart w:colFirst="0" w:colLast="0" w:name="_fjcdhp8kfcs0" w:id="35"/>
      <w:bookmarkEnd w:id="35"/>
      <w:r w:rsidDel="00000000" w:rsidR="00000000" w:rsidRPr="00000000">
        <w:rPr>
          <w:rFonts w:ascii="Cabin Condensed" w:cs="Cabin Condensed" w:eastAsia="Cabin Condensed" w:hAnsi="Cabin Condensed"/>
          <w:b w:val="1"/>
          <w:color w:val="2d363a"/>
          <w:sz w:val="46"/>
          <w:szCs w:val="46"/>
          <w:highlight w:val="white"/>
          <w:rtl w:val="0"/>
        </w:rPr>
        <w:t xml:space="preserve">Innovation with AWS  </w:t>
      </w:r>
    </w:p>
    <w:p w:rsidR="00000000" w:rsidDel="00000000" w:rsidP="00000000" w:rsidRDefault="00000000" w:rsidRPr="00000000" w14:paraId="0000012E">
      <w:pPr>
        <w:numPr>
          <w:ilvl w:val="0"/>
          <w:numId w:val="17"/>
        </w:numPr>
        <w:spacing w:line="480" w:lineRule="auto"/>
        <w:ind w:left="720" w:hanging="360"/>
        <w:rPr>
          <w:u w:val="none"/>
        </w:rPr>
      </w:pPr>
      <w:r w:rsidDel="00000000" w:rsidR="00000000" w:rsidRPr="00000000">
        <w:rPr>
          <w:b w:val="1"/>
          <w:color w:val="313537"/>
          <w:sz w:val="24"/>
          <w:szCs w:val="24"/>
          <w:highlight w:val="white"/>
          <w:rtl w:val="0"/>
        </w:rPr>
        <w:t xml:space="preserve">serverless</w:t>
      </w:r>
      <w:r w:rsidDel="00000000" w:rsidR="00000000" w:rsidRPr="00000000">
        <w:rPr>
          <w:color w:val="313537"/>
          <w:sz w:val="24"/>
          <w:szCs w:val="24"/>
          <w:highlight w:val="white"/>
          <w:rtl w:val="0"/>
        </w:rPr>
        <w:t xml:space="preserve"> refers to applications that</w:t>
      </w:r>
      <w:r w:rsidDel="00000000" w:rsidR="00000000" w:rsidRPr="00000000">
        <w:rPr>
          <w:b w:val="1"/>
          <w:color w:val="313537"/>
          <w:sz w:val="28"/>
          <w:szCs w:val="28"/>
          <w:highlight w:val="white"/>
          <w:rtl w:val="0"/>
        </w:rPr>
        <w:t xml:space="preserve"> don’t require you to provision, maintain, or administer servers.</w:t>
      </w:r>
      <w:r w:rsidDel="00000000" w:rsidR="00000000" w:rsidRPr="00000000">
        <w:rPr>
          <w:color w:val="313537"/>
          <w:sz w:val="24"/>
          <w:szCs w:val="24"/>
          <w:highlight w:val="white"/>
          <w:rtl w:val="0"/>
        </w:rPr>
        <w:t xml:space="preserve"> You don’t need to worry about </w:t>
      </w:r>
      <w:r w:rsidDel="00000000" w:rsidR="00000000" w:rsidRPr="00000000">
        <w:rPr>
          <w:b w:val="1"/>
          <w:color w:val="313537"/>
          <w:sz w:val="28"/>
          <w:szCs w:val="28"/>
          <w:highlight w:val="white"/>
          <w:rtl w:val="0"/>
        </w:rPr>
        <w:t xml:space="preserve">fault tolerance or availability.</w:t>
      </w:r>
      <w:r w:rsidDel="00000000" w:rsidR="00000000" w:rsidRPr="00000000">
        <w:rPr>
          <w:color w:val="313537"/>
          <w:sz w:val="24"/>
          <w:szCs w:val="24"/>
          <w:highlight w:val="white"/>
          <w:rtl w:val="0"/>
        </w:rPr>
        <w:t xml:space="preserve"> AWS handles these capabilities for you.</w:t>
      </w:r>
    </w:p>
    <w:p w:rsidR="00000000" w:rsidDel="00000000" w:rsidP="00000000" w:rsidRDefault="00000000" w:rsidRPr="00000000" w14:paraId="0000012F">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u w:val="none"/>
        </w:rPr>
      </w:pPr>
      <w:r w:rsidDel="00000000" w:rsidR="00000000" w:rsidRPr="00000000">
        <w:rPr>
          <w:color w:val="313537"/>
          <w:sz w:val="24"/>
          <w:szCs w:val="24"/>
          <w:highlight w:val="white"/>
          <w:rtl w:val="0"/>
        </w:rPr>
        <w:t xml:space="preserve">AWS offers a variety of services powered by </w:t>
      </w:r>
      <w:r w:rsidDel="00000000" w:rsidR="00000000" w:rsidRPr="00000000">
        <w:rPr>
          <w:b w:val="1"/>
          <w:color w:val="313537"/>
          <w:sz w:val="24"/>
          <w:szCs w:val="24"/>
          <w:highlight w:val="white"/>
          <w:rtl w:val="0"/>
        </w:rPr>
        <w:t xml:space="preserve">artificial intelligence (AI)</w:t>
      </w:r>
      <w:r w:rsidDel="00000000" w:rsidR="00000000" w:rsidRPr="00000000">
        <w:rPr>
          <w:color w:val="313537"/>
          <w:sz w:val="24"/>
          <w:szCs w:val="24"/>
          <w:highlight w:val="white"/>
          <w:rtl w:val="0"/>
        </w:rPr>
        <w:t xml:space="preserve">. For example, you can perform the following tasks:</w:t>
      </w:r>
    </w:p>
    <w:p w:rsidR="00000000" w:rsidDel="00000000" w:rsidP="00000000" w:rsidRDefault="00000000" w:rsidRPr="00000000" w14:paraId="0000013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color w:val="313537"/>
          <w:sz w:val="24"/>
          <w:szCs w:val="24"/>
          <w:highlight w:val="white"/>
          <w:rtl w:val="0"/>
        </w:rPr>
        <w:t xml:space="preserve">Convert </w:t>
      </w:r>
      <w:r w:rsidDel="00000000" w:rsidR="00000000" w:rsidRPr="00000000">
        <w:rPr>
          <w:b w:val="1"/>
          <w:color w:val="313537"/>
          <w:sz w:val="24"/>
          <w:szCs w:val="24"/>
          <w:highlight w:val="white"/>
          <w:rtl w:val="0"/>
        </w:rPr>
        <w:t xml:space="preserve">speech to text </w:t>
      </w:r>
      <w:r w:rsidDel="00000000" w:rsidR="00000000" w:rsidRPr="00000000">
        <w:rPr>
          <w:color w:val="313537"/>
          <w:sz w:val="24"/>
          <w:szCs w:val="24"/>
          <w:highlight w:val="white"/>
          <w:rtl w:val="0"/>
        </w:rPr>
        <w:t xml:space="preserve">with </w:t>
      </w:r>
      <w:r w:rsidDel="00000000" w:rsidR="00000000" w:rsidRPr="00000000">
        <w:rPr>
          <w:b w:val="1"/>
          <w:color w:val="313537"/>
          <w:sz w:val="24"/>
          <w:szCs w:val="24"/>
          <w:highlight w:val="white"/>
          <w:rtl w:val="0"/>
        </w:rPr>
        <w:t xml:space="preserve">Amazon Transcribe.</w:t>
      </w:r>
    </w:p>
    <w:p w:rsidR="00000000" w:rsidDel="00000000" w:rsidP="00000000" w:rsidRDefault="00000000" w:rsidRPr="00000000" w14:paraId="0000013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color w:val="313537"/>
          <w:sz w:val="24"/>
          <w:szCs w:val="24"/>
          <w:highlight w:val="white"/>
          <w:rtl w:val="0"/>
        </w:rPr>
        <w:t xml:space="preserve">Discover </w:t>
      </w:r>
      <w:r w:rsidDel="00000000" w:rsidR="00000000" w:rsidRPr="00000000">
        <w:rPr>
          <w:b w:val="1"/>
          <w:color w:val="313537"/>
          <w:sz w:val="24"/>
          <w:szCs w:val="24"/>
          <w:highlight w:val="white"/>
          <w:rtl w:val="0"/>
        </w:rPr>
        <w:t xml:space="preserve">patterns in text</w:t>
      </w:r>
      <w:r w:rsidDel="00000000" w:rsidR="00000000" w:rsidRPr="00000000">
        <w:rPr>
          <w:color w:val="313537"/>
          <w:sz w:val="24"/>
          <w:szCs w:val="24"/>
          <w:highlight w:val="white"/>
          <w:rtl w:val="0"/>
        </w:rPr>
        <w:t xml:space="preserve"> with</w:t>
      </w:r>
      <w:r w:rsidDel="00000000" w:rsidR="00000000" w:rsidRPr="00000000">
        <w:rPr>
          <w:b w:val="1"/>
          <w:color w:val="313537"/>
          <w:sz w:val="24"/>
          <w:szCs w:val="24"/>
          <w:highlight w:val="white"/>
          <w:rtl w:val="0"/>
        </w:rPr>
        <w:t xml:space="preserve"> Amazon Comprehend</w:t>
      </w:r>
      <w:r w:rsidDel="00000000" w:rsidR="00000000" w:rsidRPr="00000000">
        <w:rPr>
          <w:color w:val="313537"/>
          <w:sz w:val="24"/>
          <w:szCs w:val="24"/>
          <w:highlight w:val="white"/>
          <w:rtl w:val="0"/>
        </w:rPr>
        <w:t xml:space="preserve">.</w:t>
      </w:r>
    </w:p>
    <w:p w:rsidR="00000000" w:rsidDel="00000000" w:rsidP="00000000" w:rsidRDefault="00000000" w:rsidRPr="00000000" w14:paraId="0000013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color w:val="313537"/>
          <w:sz w:val="24"/>
          <w:szCs w:val="24"/>
          <w:highlight w:val="white"/>
          <w:rtl w:val="0"/>
        </w:rPr>
        <w:t xml:space="preserve">Identify potentially fraudulent online activities with Amazon Fraud Detector.</w:t>
      </w:r>
    </w:p>
    <w:p w:rsidR="00000000" w:rsidDel="00000000" w:rsidP="00000000" w:rsidRDefault="00000000" w:rsidRPr="00000000" w14:paraId="00000133">
      <w:pPr>
        <w:numPr>
          <w:ilvl w:val="0"/>
          <w:numId w:val="10"/>
        </w:numPr>
        <w:pBdr>
          <w:top w:color="auto" w:space="0" w:sz="0" w:val="none"/>
          <w:bottom w:color="auto" w:space="0" w:sz="0" w:val="none"/>
          <w:right w:color="auto" w:space="0" w:sz="0" w:val="none"/>
          <w:between w:color="auto" w:space="0" w:sz="0" w:val="none"/>
        </w:pBdr>
        <w:shd w:fill="ffffff" w:val="clear"/>
        <w:spacing w:after="760" w:line="480" w:lineRule="auto"/>
        <w:ind w:left="1440" w:hanging="360"/>
        <w:rPr>
          <w:highlight w:val="white"/>
        </w:rPr>
      </w:pPr>
      <w:r w:rsidDel="00000000" w:rsidR="00000000" w:rsidRPr="00000000">
        <w:rPr>
          <w:color w:val="313537"/>
          <w:sz w:val="24"/>
          <w:szCs w:val="24"/>
          <w:highlight w:val="white"/>
          <w:rtl w:val="0"/>
        </w:rPr>
        <w:t xml:space="preserve">Build voice and text chatbots with Amazon Lex.</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hd w:fill="ffffff" w:val="clear"/>
        <w:spacing w:after="760" w:line="480" w:lineRule="auto"/>
        <w:ind w:left="0" w:firstLine="0"/>
        <w:rPr>
          <w:color w:val="313537"/>
          <w:sz w:val="24"/>
          <w:szCs w:val="24"/>
          <w:highlight w:val="white"/>
        </w:rPr>
      </w:pPr>
      <w:r w:rsidDel="00000000" w:rsidR="00000000" w:rsidRPr="00000000">
        <w:rPr>
          <w:color w:val="313537"/>
          <w:sz w:val="24"/>
          <w:szCs w:val="24"/>
          <w:highlight w:val="white"/>
          <w:rtl w:val="0"/>
        </w:rPr>
        <w:t xml:space="preserve">l </w:t>
      </w:r>
      <w:r w:rsidDel="00000000" w:rsidR="00000000" w:rsidRPr="00000000">
        <w:rPr>
          <w:b w:val="1"/>
          <w:color w:val="313537"/>
          <w:sz w:val="24"/>
          <w:szCs w:val="24"/>
          <w:highlight w:val="white"/>
          <w:rtl w:val="0"/>
        </w:rPr>
        <w:t xml:space="preserve">machine learning (ML)</w:t>
      </w:r>
      <w:r w:rsidDel="00000000" w:rsidR="00000000" w:rsidRPr="00000000">
        <w:rPr>
          <w:color w:val="313537"/>
          <w:sz w:val="24"/>
          <w:szCs w:val="24"/>
          <w:highlight w:val="white"/>
          <w:rtl w:val="0"/>
        </w:rPr>
        <w:t xml:space="preserve"> development is complex, expensive, time consuming, and error prone.</w:t>
      </w:r>
      <w:r w:rsidDel="00000000" w:rsidR="00000000" w:rsidRPr="00000000">
        <w:rPr>
          <w:b w:val="1"/>
          <w:color w:val="313537"/>
          <w:sz w:val="28"/>
          <w:szCs w:val="28"/>
          <w:highlight w:val="white"/>
          <w:rtl w:val="0"/>
        </w:rPr>
        <w:t xml:space="preserve"> AWS offers Amazon SageMaker</w:t>
      </w:r>
      <w:r w:rsidDel="00000000" w:rsidR="00000000" w:rsidRPr="00000000">
        <w:rPr>
          <w:color w:val="313537"/>
          <w:sz w:val="24"/>
          <w:szCs w:val="24"/>
          <w:highlight w:val="white"/>
          <w:rtl w:val="0"/>
        </w:rPr>
        <w:t xml:space="preserve"> to remove the difficult work from the process and empower you to build, train, and deploy ML models quickly.</w:t>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after="760" w:line="480" w:lineRule="auto"/>
        <w:ind w:left="0" w:firstLine="0"/>
        <w:rPr>
          <w:b w:val="1"/>
          <w:color w:val="313537"/>
          <w:sz w:val="42"/>
          <w:szCs w:val="42"/>
          <w:highlight w:val="white"/>
        </w:rPr>
      </w:pPr>
      <w:r w:rsidDel="00000000" w:rsidR="00000000" w:rsidRPr="00000000">
        <w:rPr>
          <w:b w:val="1"/>
          <w:color w:val="313537"/>
          <w:sz w:val="42"/>
          <w:szCs w:val="42"/>
          <w:highlight w:val="white"/>
          <w:rtl w:val="0"/>
        </w:rPr>
        <w:t xml:space="preserve">The AWS Well-Architected Framework</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after="760" w:line="480" w:lineRule="auto"/>
        <w:ind w:left="0" w:firstLine="0"/>
        <w:rPr>
          <w:b w:val="1"/>
          <w:color w:val="313537"/>
          <w:sz w:val="26"/>
          <w:szCs w:val="26"/>
          <w:highlight w:val="white"/>
        </w:rPr>
      </w:pPr>
      <w:r w:rsidDel="00000000" w:rsidR="00000000" w:rsidRPr="00000000">
        <w:rPr>
          <w:b w:val="1"/>
          <w:color w:val="313537"/>
          <w:sz w:val="26"/>
          <w:szCs w:val="26"/>
          <w:highlight w:val="white"/>
          <w:rtl w:val="0"/>
        </w:rPr>
        <w:t xml:space="preserve">The </w:t>
      </w:r>
      <w:hyperlink r:id="rId69">
        <w:r w:rsidDel="00000000" w:rsidR="00000000" w:rsidRPr="00000000">
          <w:rPr>
            <w:b w:val="1"/>
            <w:color w:val="1155cc"/>
            <w:sz w:val="26"/>
            <w:szCs w:val="26"/>
            <w:highlight w:val="white"/>
            <w:u w:val="single"/>
            <w:rtl w:val="0"/>
          </w:rPr>
          <w:t xml:space="preserve">AWS Well-Architected Framework</w:t>
        </w:r>
      </w:hyperlink>
      <w:r w:rsidDel="00000000" w:rsidR="00000000" w:rsidRPr="00000000">
        <w:rPr>
          <w:b w:val="1"/>
          <w:color w:val="313537"/>
          <w:sz w:val="26"/>
          <w:szCs w:val="26"/>
          <w:highlight w:val="white"/>
          <w:rtl w:val="0"/>
        </w:rPr>
        <w:t xml:space="preserve"> helps you understand how to design and operate reliable, secure, efficient, and cost-effective systems in the AWS Cloud</w:t>
      </w:r>
    </w:p>
    <w:p w:rsidR="00000000" w:rsidDel="00000000" w:rsidP="00000000" w:rsidRDefault="00000000" w:rsidRPr="00000000" w14:paraId="00000137">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b w:val="1"/>
          <w:color w:val="313537"/>
          <w:sz w:val="26"/>
          <w:szCs w:val="26"/>
          <w:highlight w:val="white"/>
          <w:u w:val="none"/>
        </w:rPr>
      </w:pPr>
      <w:r w:rsidDel="00000000" w:rsidR="00000000" w:rsidRPr="00000000">
        <w:rPr>
          <w:b w:val="1"/>
          <w:color w:val="313537"/>
          <w:sz w:val="24"/>
          <w:szCs w:val="24"/>
          <w:highlight w:val="white"/>
          <w:rtl w:val="0"/>
        </w:rPr>
        <w:t xml:space="preserve">Operational excellence</w:t>
      </w:r>
      <w:r w:rsidDel="00000000" w:rsidR="00000000" w:rsidRPr="00000000">
        <w:rPr>
          <w:color w:val="313537"/>
          <w:sz w:val="26"/>
          <w:szCs w:val="26"/>
          <w:highlight w:val="white"/>
          <w:rtl w:val="0"/>
        </w:rPr>
        <w:t xml:space="preserve"> is the ability to</w:t>
      </w:r>
      <w:r w:rsidDel="00000000" w:rsidR="00000000" w:rsidRPr="00000000">
        <w:rPr>
          <w:b w:val="1"/>
          <w:color w:val="313537"/>
          <w:sz w:val="26"/>
          <w:szCs w:val="26"/>
          <w:highlight w:val="white"/>
          <w:rtl w:val="0"/>
        </w:rPr>
        <w:t xml:space="preserve"> run and monitor systems to deliver business value and to continually improve supporting processes and procedures. </w:t>
      </w:r>
      <w:r w:rsidDel="00000000" w:rsidR="00000000" w:rsidRPr="00000000">
        <w:rPr>
          <w:b w:val="1"/>
          <w:color w:val="313537"/>
          <w:sz w:val="24"/>
          <w:szCs w:val="24"/>
          <w:highlight w:val="white"/>
          <w:rtl w:val="0"/>
        </w:rPr>
        <w:t xml:space="preserve">Design principles for operational excellence in the cloud include performing operations as code, annotating documentation, anticipating failure, and frequently making small, reversible changes.</w:t>
      </w:r>
    </w:p>
    <w:p w:rsidR="00000000" w:rsidDel="00000000" w:rsidP="00000000" w:rsidRDefault="00000000" w:rsidRPr="00000000" w14:paraId="00000138">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b w:val="1"/>
          <w:color w:val="313537"/>
          <w:sz w:val="24"/>
          <w:szCs w:val="24"/>
          <w:highlight w:val="white"/>
          <w:u w:val="none"/>
        </w:rPr>
      </w:pPr>
      <w:r w:rsidDel="00000000" w:rsidR="00000000" w:rsidRPr="00000000">
        <w:rPr>
          <w:b w:val="1"/>
          <w:color w:val="313537"/>
          <w:sz w:val="24"/>
          <w:szCs w:val="24"/>
          <w:highlight w:val="white"/>
          <w:rtl w:val="0"/>
        </w:rPr>
        <w:t xml:space="preserve">Security pillar</w:t>
      </w:r>
      <w:r w:rsidDel="00000000" w:rsidR="00000000" w:rsidRPr="00000000">
        <w:rPr>
          <w:color w:val="313537"/>
          <w:sz w:val="24"/>
          <w:szCs w:val="24"/>
          <w:highlight w:val="white"/>
          <w:rtl w:val="0"/>
        </w:rPr>
        <w:t xml:space="preserve"> is the ability t</w:t>
      </w:r>
      <w:r w:rsidDel="00000000" w:rsidR="00000000" w:rsidRPr="00000000">
        <w:rPr>
          <w:b w:val="1"/>
          <w:color w:val="313537"/>
          <w:sz w:val="28"/>
          <w:szCs w:val="28"/>
          <w:highlight w:val="white"/>
          <w:rtl w:val="0"/>
        </w:rPr>
        <w:t xml:space="preserve">o protect information, systems, and assets while delivering business value through risk assessments and mitigation strategies.</w:t>
      </w:r>
      <w:r w:rsidDel="00000000" w:rsidR="00000000" w:rsidRPr="00000000">
        <w:rPr>
          <w:color w:val="313537"/>
          <w:sz w:val="24"/>
          <w:szCs w:val="24"/>
          <w:highlight w:val="white"/>
          <w:rtl w:val="0"/>
        </w:rPr>
        <w:t xml:space="preserve"> When considering the security of your architecture, apply these best practices:</w:t>
      </w:r>
    </w:p>
    <w:p w:rsidR="00000000" w:rsidDel="00000000" w:rsidP="00000000" w:rsidRDefault="00000000" w:rsidRPr="00000000" w14:paraId="00000139">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b w:val="1"/>
          <w:color w:val="313537"/>
          <w:sz w:val="24"/>
          <w:szCs w:val="24"/>
          <w:highlight w:val="white"/>
          <w:rtl w:val="0"/>
        </w:rPr>
        <w:t xml:space="preserve">Automate security</w:t>
      </w:r>
      <w:r w:rsidDel="00000000" w:rsidR="00000000" w:rsidRPr="00000000">
        <w:rPr>
          <w:color w:val="313537"/>
          <w:sz w:val="24"/>
          <w:szCs w:val="24"/>
          <w:highlight w:val="white"/>
          <w:rtl w:val="0"/>
        </w:rPr>
        <w:t xml:space="preserve"> best practices when possible.</w:t>
      </w:r>
    </w:p>
    <w:p w:rsidR="00000000" w:rsidDel="00000000" w:rsidP="00000000" w:rsidRDefault="00000000" w:rsidRPr="00000000" w14:paraId="0000013A">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color w:val="313537"/>
          <w:sz w:val="24"/>
          <w:szCs w:val="24"/>
          <w:highlight w:val="white"/>
          <w:rtl w:val="0"/>
        </w:rPr>
        <w:t xml:space="preserve">Apply </w:t>
      </w:r>
      <w:r w:rsidDel="00000000" w:rsidR="00000000" w:rsidRPr="00000000">
        <w:rPr>
          <w:b w:val="1"/>
          <w:color w:val="313537"/>
          <w:sz w:val="24"/>
          <w:szCs w:val="24"/>
          <w:highlight w:val="white"/>
          <w:rtl w:val="0"/>
        </w:rPr>
        <w:t xml:space="preserve">security at all layers.</w:t>
      </w:r>
    </w:p>
    <w:p w:rsidR="00000000" w:rsidDel="00000000" w:rsidP="00000000" w:rsidRDefault="00000000" w:rsidRPr="00000000" w14:paraId="0000013B">
      <w:pPr>
        <w:numPr>
          <w:ilvl w:val="0"/>
          <w:numId w:val="27"/>
        </w:numPr>
        <w:pBdr>
          <w:top w:color="auto" w:space="0" w:sz="0" w:val="none"/>
          <w:bottom w:color="auto" w:space="0" w:sz="0" w:val="none"/>
          <w:right w:color="auto" w:space="0" w:sz="0" w:val="none"/>
          <w:between w:color="auto" w:space="0" w:sz="0" w:val="none"/>
        </w:pBdr>
        <w:shd w:fill="ffffff" w:val="clear"/>
        <w:spacing w:after="760" w:line="480" w:lineRule="auto"/>
        <w:ind w:left="1440" w:hanging="360"/>
        <w:rPr>
          <w:highlight w:val="white"/>
        </w:rPr>
      </w:pPr>
      <w:r w:rsidDel="00000000" w:rsidR="00000000" w:rsidRPr="00000000">
        <w:rPr>
          <w:b w:val="1"/>
          <w:color w:val="313537"/>
          <w:sz w:val="26"/>
          <w:szCs w:val="26"/>
          <w:highlight w:val="white"/>
          <w:rtl w:val="0"/>
        </w:rPr>
        <w:t xml:space="preserve">Protect data in transit and at rest</w:t>
      </w:r>
      <w:r w:rsidDel="00000000" w:rsidR="00000000" w:rsidRPr="00000000">
        <w:rPr>
          <w:color w:val="313537"/>
          <w:sz w:val="24"/>
          <w:szCs w:val="24"/>
          <w:highlight w:val="white"/>
          <w:rtl w:val="0"/>
        </w:rPr>
        <w:t xml:space="preserve">.</w:t>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760" w:line="480" w:lineRule="auto"/>
        <w:rPr>
          <w:color w:val="313537"/>
          <w:sz w:val="24"/>
          <w:szCs w:val="24"/>
          <w:highlight w:val="white"/>
        </w:rPr>
      </w:pPr>
      <w:r w:rsidDel="00000000" w:rsidR="00000000" w:rsidRPr="00000000">
        <w:rPr>
          <w:rtl w:val="0"/>
        </w:rPr>
      </w:r>
    </w:p>
    <w:p w:rsidR="00000000" w:rsidDel="00000000" w:rsidP="00000000" w:rsidRDefault="00000000" w:rsidRPr="00000000" w14:paraId="0000013D">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color w:val="313537"/>
          <w:sz w:val="24"/>
          <w:szCs w:val="24"/>
          <w:highlight w:val="white"/>
          <w:u w:val="none"/>
        </w:rPr>
      </w:pPr>
      <w:r w:rsidDel="00000000" w:rsidR="00000000" w:rsidRPr="00000000">
        <w:rPr>
          <w:b w:val="1"/>
          <w:color w:val="313537"/>
          <w:sz w:val="24"/>
          <w:szCs w:val="24"/>
          <w:highlight w:val="white"/>
          <w:rtl w:val="0"/>
        </w:rPr>
        <w:t xml:space="preserve">Reliability</w:t>
      </w:r>
      <w:r w:rsidDel="00000000" w:rsidR="00000000" w:rsidRPr="00000000">
        <w:rPr>
          <w:color w:val="313537"/>
          <w:sz w:val="24"/>
          <w:szCs w:val="24"/>
          <w:highlight w:val="white"/>
          <w:rtl w:val="0"/>
        </w:rPr>
        <w:t xml:space="preserve"> is the ability of a system to do the following:</w:t>
      </w:r>
    </w:p>
    <w:p w:rsidR="00000000" w:rsidDel="00000000" w:rsidP="00000000" w:rsidRDefault="00000000" w:rsidRPr="00000000" w14:paraId="0000013E">
      <w:pPr>
        <w:numPr>
          <w:ilvl w:val="1"/>
          <w:numId w:val="1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b w:val="1"/>
          <w:highlight w:val="white"/>
        </w:rPr>
      </w:pPr>
      <w:r w:rsidDel="00000000" w:rsidR="00000000" w:rsidRPr="00000000">
        <w:rPr>
          <w:b w:val="1"/>
          <w:color w:val="313537"/>
          <w:sz w:val="24"/>
          <w:szCs w:val="24"/>
          <w:highlight w:val="white"/>
          <w:rtl w:val="0"/>
        </w:rPr>
        <w:t xml:space="preserve">Recover from infrastructure or service disruptions</w:t>
      </w:r>
    </w:p>
    <w:p w:rsidR="00000000" w:rsidDel="00000000" w:rsidP="00000000" w:rsidRDefault="00000000" w:rsidRPr="00000000" w14:paraId="0000013F">
      <w:pPr>
        <w:numPr>
          <w:ilvl w:val="1"/>
          <w:numId w:val="1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color w:val="313537"/>
          <w:sz w:val="24"/>
          <w:szCs w:val="24"/>
          <w:highlight w:val="white"/>
          <w:rtl w:val="0"/>
        </w:rPr>
        <w:t xml:space="preserve">Dynamicall</w:t>
      </w:r>
      <w:r w:rsidDel="00000000" w:rsidR="00000000" w:rsidRPr="00000000">
        <w:rPr>
          <w:b w:val="1"/>
          <w:color w:val="313537"/>
          <w:sz w:val="24"/>
          <w:szCs w:val="24"/>
          <w:highlight w:val="white"/>
          <w:rtl w:val="0"/>
        </w:rPr>
        <w:t xml:space="preserve">y acquire computing resources to meet demand</w:t>
      </w:r>
    </w:p>
    <w:p w:rsidR="00000000" w:rsidDel="00000000" w:rsidP="00000000" w:rsidRDefault="00000000" w:rsidRPr="00000000" w14:paraId="00000140">
      <w:pPr>
        <w:numPr>
          <w:ilvl w:val="1"/>
          <w:numId w:val="1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highlight w:val="white"/>
        </w:rPr>
      </w:pPr>
      <w:r w:rsidDel="00000000" w:rsidR="00000000" w:rsidRPr="00000000">
        <w:rPr>
          <w:b w:val="1"/>
          <w:color w:val="313537"/>
          <w:sz w:val="24"/>
          <w:szCs w:val="24"/>
          <w:highlight w:val="white"/>
          <w:rtl w:val="0"/>
        </w:rPr>
        <w:t xml:space="preserve">Mitigate disruptions such as misconfigurations or transient network issue</w:t>
      </w:r>
      <w:r w:rsidDel="00000000" w:rsidR="00000000" w:rsidRPr="00000000">
        <w:rPr>
          <w:color w:val="313537"/>
          <w:sz w:val="24"/>
          <w:szCs w:val="24"/>
          <w:highlight w:val="white"/>
          <w:rtl w:val="0"/>
        </w:rPr>
        <w:t xml:space="preserve">s</w:t>
      </w:r>
    </w:p>
    <w:p w:rsidR="00000000" w:rsidDel="00000000" w:rsidP="00000000" w:rsidRDefault="00000000" w:rsidRPr="00000000" w14:paraId="00000141">
      <w:pPr>
        <w:numPr>
          <w:ilvl w:val="1"/>
          <w:numId w:val="1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color w:val="313537"/>
          <w:sz w:val="24"/>
          <w:szCs w:val="24"/>
          <w:highlight w:val="white"/>
          <w:u w:val="none"/>
        </w:rPr>
      </w:pPr>
      <w:r w:rsidDel="00000000" w:rsidR="00000000" w:rsidRPr="00000000">
        <w:rPr>
          <w:color w:val="313537"/>
          <w:sz w:val="24"/>
          <w:szCs w:val="24"/>
          <w:highlight w:val="white"/>
          <w:rtl w:val="0"/>
        </w:rPr>
        <w:t xml:space="preserve">Reliability includes testing </w:t>
      </w:r>
      <w:r w:rsidDel="00000000" w:rsidR="00000000" w:rsidRPr="00000000">
        <w:rPr>
          <w:b w:val="1"/>
          <w:color w:val="313537"/>
          <w:sz w:val="24"/>
          <w:szCs w:val="24"/>
          <w:highlight w:val="white"/>
          <w:rtl w:val="0"/>
        </w:rPr>
        <w:t xml:space="preserve">recovery procedures, scaling horizontally to increase aggregate system availability, and automatically recovering from failure.</w:t>
      </w:r>
    </w:p>
    <w:p w:rsidR="00000000" w:rsidDel="00000000" w:rsidP="00000000" w:rsidRDefault="00000000" w:rsidRPr="00000000" w14:paraId="00000142">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b w:val="1"/>
          <w:highlight w:val="white"/>
        </w:rPr>
      </w:pPr>
      <w:r w:rsidDel="00000000" w:rsidR="00000000" w:rsidRPr="00000000">
        <w:rPr>
          <w:b w:val="1"/>
          <w:color w:val="313537"/>
          <w:sz w:val="24"/>
          <w:szCs w:val="24"/>
          <w:highlight w:val="white"/>
          <w:rtl w:val="0"/>
        </w:rPr>
        <w:t xml:space="preserve">Cost optimization is the ability to run systems to deliver business value at the lowest price point. </w:t>
      </w:r>
    </w:p>
    <w:p w:rsidR="00000000" w:rsidDel="00000000" w:rsidP="00000000" w:rsidRDefault="00000000" w:rsidRPr="00000000" w14:paraId="00000143">
      <w:pPr>
        <w:numPr>
          <w:ilvl w:val="0"/>
          <w:numId w:val="39"/>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color w:val="313537"/>
          <w:sz w:val="24"/>
          <w:szCs w:val="24"/>
          <w:highlight w:val="white"/>
          <w:u w:val="none"/>
        </w:rPr>
      </w:pPr>
      <w:r w:rsidDel="00000000" w:rsidR="00000000" w:rsidRPr="00000000">
        <w:rPr>
          <w:b w:val="1"/>
          <w:color w:val="313537"/>
          <w:sz w:val="24"/>
          <w:szCs w:val="24"/>
          <w:highlight w:val="white"/>
          <w:rtl w:val="0"/>
        </w:rPr>
        <w:t xml:space="preserve">Performance efficiency</w:t>
      </w:r>
      <w:r w:rsidDel="00000000" w:rsidR="00000000" w:rsidRPr="00000000">
        <w:rPr>
          <w:color w:val="313537"/>
          <w:sz w:val="24"/>
          <w:szCs w:val="24"/>
          <w:highlight w:val="white"/>
          <w:rtl w:val="0"/>
        </w:rPr>
        <w:t xml:space="preserve"> is the ability to use computing resources efficiently to meet system requirements and to maintain that efficiency as demand changes and technologies evolve. </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760" w:line="480" w:lineRule="auto"/>
        <w:ind w:left="0" w:firstLine="0"/>
        <w:rPr>
          <w:b w:val="1"/>
          <w:color w:val="313537"/>
          <w:sz w:val="42"/>
          <w:szCs w:val="42"/>
          <w:highlight w:val="white"/>
        </w:rPr>
      </w:pPr>
      <w:r w:rsidDel="00000000" w:rsidR="00000000" w:rsidRPr="00000000">
        <w:rPr>
          <w:b w:val="1"/>
          <w:color w:val="313537"/>
          <w:sz w:val="42"/>
          <w:szCs w:val="42"/>
          <w:highlight w:val="white"/>
          <w:rtl w:val="0"/>
        </w:rPr>
        <w:t xml:space="preserve">Advantages of cloud computing</w:t>
      </w:r>
    </w:p>
    <w:p w:rsidR="00000000" w:rsidDel="00000000" w:rsidP="00000000" w:rsidRDefault="00000000" w:rsidRPr="00000000" w14:paraId="00000145">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13537"/>
          <w:sz w:val="26"/>
          <w:szCs w:val="26"/>
        </w:rPr>
      </w:pPr>
      <w:r w:rsidDel="00000000" w:rsidR="00000000" w:rsidRPr="00000000">
        <w:rPr>
          <w:b w:val="1"/>
          <w:color w:val="313537"/>
          <w:sz w:val="26"/>
          <w:szCs w:val="26"/>
          <w:highlight w:val="white"/>
          <w:rtl w:val="0"/>
        </w:rPr>
        <w:t xml:space="preserve">Trade upfront expense for variable expense.</w:t>
      </w:r>
      <w:r w:rsidDel="00000000" w:rsidR="00000000" w:rsidRPr="00000000">
        <w:rPr>
          <w:color w:val="313537"/>
          <w:sz w:val="26"/>
          <w:szCs w:val="26"/>
          <w:highlight w:val="white"/>
          <w:rtl w:val="0"/>
        </w:rPr>
        <w:t xml:space="preserve"> </w:t>
      </w:r>
      <w:r w:rsidDel="00000000" w:rsidR="00000000" w:rsidRPr="00000000">
        <w:rPr>
          <w:color w:val="313537"/>
          <w:sz w:val="24"/>
          <w:szCs w:val="24"/>
          <w:highlight w:val="white"/>
          <w:rtl w:val="0"/>
        </w:rPr>
        <w:t xml:space="preserve">Upfront expenses include data centers, physical servers, and other resources that you would need to invest in before using computing resources. Instead of investing heavily in data centers and servers before you know how you’re going to use them, you can pay only when you consume computing resources.</w:t>
      </w:r>
      <w:r w:rsidDel="00000000" w:rsidR="00000000" w:rsidRPr="00000000">
        <w:rPr>
          <w:rtl w:val="0"/>
        </w:rPr>
      </w:r>
    </w:p>
    <w:p w:rsidR="00000000" w:rsidDel="00000000" w:rsidP="00000000" w:rsidRDefault="00000000" w:rsidRPr="00000000" w14:paraId="00000146">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13537"/>
          <w:sz w:val="26"/>
          <w:szCs w:val="26"/>
        </w:rPr>
      </w:pPr>
      <w:r w:rsidDel="00000000" w:rsidR="00000000" w:rsidRPr="00000000">
        <w:rPr>
          <w:b w:val="1"/>
          <w:color w:val="313537"/>
          <w:sz w:val="26"/>
          <w:szCs w:val="26"/>
          <w:highlight w:val="white"/>
          <w:rtl w:val="0"/>
        </w:rPr>
        <w:t xml:space="preserve">Benefit from massive economies of scale.</w:t>
      </w:r>
      <w:r w:rsidDel="00000000" w:rsidR="00000000" w:rsidRPr="00000000">
        <w:rPr>
          <w:color w:val="313537"/>
          <w:sz w:val="24"/>
          <w:szCs w:val="24"/>
          <w:highlight w:val="white"/>
          <w:rtl w:val="0"/>
        </w:rPr>
        <w:t xml:space="preserve">By using cloud computing, you can achieve a lower variable cost than you can get on your own. </w:t>
      </w:r>
      <w:r w:rsidDel="00000000" w:rsidR="00000000" w:rsidRPr="00000000">
        <w:rPr>
          <w:rtl w:val="0"/>
        </w:rPr>
      </w:r>
    </w:p>
    <w:p w:rsidR="00000000" w:rsidDel="00000000" w:rsidP="00000000" w:rsidRDefault="00000000" w:rsidRPr="00000000" w14:paraId="00000147">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13537"/>
          <w:sz w:val="26"/>
          <w:szCs w:val="26"/>
        </w:rPr>
      </w:pPr>
      <w:r w:rsidDel="00000000" w:rsidR="00000000" w:rsidRPr="00000000">
        <w:rPr>
          <w:b w:val="1"/>
          <w:color w:val="313537"/>
          <w:sz w:val="26"/>
          <w:szCs w:val="26"/>
          <w:highlight w:val="white"/>
          <w:rtl w:val="0"/>
        </w:rPr>
        <w:t xml:space="preserve">Stop guessing capacity. </w:t>
      </w:r>
      <w:r w:rsidDel="00000000" w:rsidR="00000000" w:rsidRPr="00000000">
        <w:rPr>
          <w:color w:val="313537"/>
          <w:sz w:val="26"/>
          <w:szCs w:val="26"/>
          <w:highlight w:val="white"/>
          <w:rtl w:val="0"/>
        </w:rPr>
        <w:t xml:space="preserve">The flexibility of cloud computing makes it easier for you to develop and deploy applications.</w:t>
      </w:r>
      <w:r w:rsidDel="00000000" w:rsidR="00000000" w:rsidRPr="00000000">
        <w:rPr>
          <w:rtl w:val="0"/>
        </w:rPr>
      </w:r>
    </w:p>
    <w:p w:rsidR="00000000" w:rsidDel="00000000" w:rsidP="00000000" w:rsidRDefault="00000000" w:rsidRPr="00000000" w14:paraId="00000148">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13537"/>
          <w:sz w:val="26"/>
          <w:szCs w:val="26"/>
        </w:rPr>
      </w:pPr>
      <w:r w:rsidDel="00000000" w:rsidR="00000000" w:rsidRPr="00000000">
        <w:rPr>
          <w:b w:val="1"/>
          <w:color w:val="313537"/>
          <w:sz w:val="26"/>
          <w:szCs w:val="26"/>
          <w:highlight w:val="white"/>
          <w:rtl w:val="0"/>
        </w:rPr>
        <w:t xml:space="preserve">Increase speed and agility.</w:t>
      </w:r>
    </w:p>
    <w:p w:rsidR="00000000" w:rsidDel="00000000" w:rsidP="00000000" w:rsidRDefault="00000000" w:rsidRPr="00000000" w14:paraId="00000149">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13537"/>
          <w:sz w:val="26"/>
          <w:szCs w:val="26"/>
        </w:rPr>
      </w:pPr>
      <w:r w:rsidDel="00000000" w:rsidR="00000000" w:rsidRPr="00000000">
        <w:rPr>
          <w:b w:val="1"/>
          <w:color w:val="313537"/>
          <w:sz w:val="26"/>
          <w:szCs w:val="26"/>
          <w:highlight w:val="white"/>
          <w:rtl w:val="0"/>
        </w:rPr>
        <w:t xml:space="preserve">Stop spending money running and maintaining data centers. </w:t>
      </w:r>
      <w:r w:rsidDel="00000000" w:rsidR="00000000" w:rsidRPr="00000000">
        <w:rPr>
          <w:b w:val="1"/>
          <w:color w:val="313537"/>
          <w:sz w:val="24"/>
          <w:szCs w:val="24"/>
          <w:highlight w:val="white"/>
          <w:rtl w:val="0"/>
        </w:rPr>
        <w:t xml:space="preserve">A benefit of cloud computing is the ability to focus less on these tasks and more on your applications and customers.</w:t>
      </w:r>
      <w:r w:rsidDel="00000000" w:rsidR="00000000" w:rsidRPr="00000000">
        <w:rPr>
          <w:rtl w:val="0"/>
        </w:rPr>
      </w:r>
    </w:p>
    <w:p w:rsidR="00000000" w:rsidDel="00000000" w:rsidP="00000000" w:rsidRDefault="00000000" w:rsidRPr="00000000" w14:paraId="0000014A">
      <w:pPr>
        <w:numPr>
          <w:ilvl w:val="0"/>
          <w:numId w:val="35"/>
        </w:numPr>
        <w:pBdr>
          <w:top w:color="auto" w:space="0" w:sz="0" w:val="none"/>
          <w:bottom w:color="auto" w:space="0" w:sz="0" w:val="none"/>
          <w:right w:color="auto" w:space="0" w:sz="0" w:val="none"/>
          <w:between w:color="auto" w:space="0" w:sz="0" w:val="none"/>
        </w:pBdr>
        <w:shd w:fill="ffffff" w:val="clear"/>
        <w:spacing w:after="760" w:line="480" w:lineRule="auto"/>
        <w:ind w:left="720" w:hanging="360"/>
        <w:rPr>
          <w:color w:val="313537"/>
          <w:sz w:val="26"/>
          <w:szCs w:val="26"/>
        </w:rPr>
      </w:pPr>
      <w:r w:rsidDel="00000000" w:rsidR="00000000" w:rsidRPr="00000000">
        <w:rPr>
          <w:b w:val="1"/>
          <w:color w:val="313537"/>
          <w:sz w:val="26"/>
          <w:szCs w:val="26"/>
          <w:highlight w:val="white"/>
          <w:rtl w:val="0"/>
        </w:rPr>
        <w:t xml:space="preserve">Go global in minutes.</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760" w:line="480" w:lineRule="auto"/>
        <w:ind w:left="720" w:firstLine="0"/>
        <w:rPr>
          <w:b w:val="1"/>
          <w:color w:val="313537"/>
          <w:sz w:val="42"/>
          <w:szCs w:val="42"/>
          <w:highlight w:val="white"/>
        </w:rPr>
      </w:pPr>
      <w:r w:rsidDel="00000000" w:rsidR="00000000" w:rsidRPr="00000000">
        <w:rPr>
          <w:rtl w:val="0"/>
        </w:rPr>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760" w:line="480" w:lineRule="auto"/>
        <w:ind w:left="0" w:firstLine="0"/>
        <w:rPr>
          <w:b w:val="1"/>
          <w:color w:val="313537"/>
          <w:sz w:val="42"/>
          <w:szCs w:val="42"/>
          <w:highlight w:val="white"/>
        </w:rPr>
      </w:pPr>
      <w:r w:rsidDel="00000000" w:rsidR="00000000" w:rsidRPr="00000000">
        <w:rPr>
          <w:rtl w:val="0"/>
        </w:rPr>
      </w:r>
    </w:p>
    <w:p w:rsidR="00000000" w:rsidDel="00000000" w:rsidP="00000000" w:rsidRDefault="00000000" w:rsidRPr="00000000" w14:paraId="0000014D">
      <w:pPr>
        <w:spacing w:line="480" w:lineRule="auto"/>
        <w:ind w:left="720" w:firstLine="0"/>
        <w:rPr>
          <w:color w:val="313537"/>
          <w:sz w:val="24"/>
          <w:szCs w:val="24"/>
          <w:highlight w:val="white"/>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0" w:firstLine="0"/>
        <w:rPr>
          <w:rFonts w:ascii="Cabin Condensed" w:cs="Cabin Condensed" w:eastAsia="Cabin Condensed" w:hAnsi="Cabin Condensed"/>
          <w:b w:val="1"/>
          <w:color w:val="313537"/>
          <w:sz w:val="24"/>
          <w:szCs w:val="24"/>
          <w:highlight w:val="white"/>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720" w:firstLine="0"/>
        <w:rPr>
          <w:rFonts w:ascii="Cabin Condensed" w:cs="Cabin Condensed" w:eastAsia="Cabin Condensed" w:hAnsi="Cabin Condensed"/>
          <w:b w:val="1"/>
          <w:color w:val="313537"/>
          <w:sz w:val="26"/>
          <w:szCs w:val="26"/>
          <w:highlight w:val="white"/>
        </w:rPr>
      </w:pP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1440" w:firstLine="0"/>
        <w:rPr>
          <w:rFonts w:ascii="Cabin Condensed" w:cs="Cabin Condensed" w:eastAsia="Cabin Condensed" w:hAnsi="Cabin Condensed"/>
          <w:b w:val="1"/>
          <w:color w:val="313537"/>
          <w:sz w:val="24"/>
          <w:szCs w:val="24"/>
          <w:highlight w:val="white"/>
        </w:rPr>
      </w:pP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720" w:firstLine="0"/>
        <w:rPr>
          <w:rFonts w:ascii="Cabin Condensed" w:cs="Cabin Condensed" w:eastAsia="Cabin Condensed" w:hAnsi="Cabin Condensed"/>
          <w:b w:val="1"/>
          <w:color w:val="313537"/>
          <w:sz w:val="28"/>
          <w:szCs w:val="28"/>
          <w:highlight w:val="white"/>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440" w:firstLine="0"/>
        <w:rPr>
          <w:rFonts w:ascii="Cabin Condensed" w:cs="Cabin Condensed" w:eastAsia="Cabin Condensed" w:hAnsi="Cabin Condensed"/>
          <w:color w:val="313537"/>
          <w:sz w:val="26"/>
          <w:szCs w:val="26"/>
          <w:highlight w:val="white"/>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b w:val="1"/>
          <w:color w:val="313537"/>
          <w:sz w:val="30"/>
          <w:szCs w:val="30"/>
          <w:highlight w:val="white"/>
        </w:rPr>
      </w:pP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b w:val="1"/>
          <w:color w:val="313537"/>
          <w:sz w:val="28"/>
          <w:szCs w:val="28"/>
          <w:highlight w:val="white"/>
        </w:rPr>
      </w:pP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color w:val="313537"/>
          <w:sz w:val="24"/>
          <w:szCs w:val="24"/>
          <w:highlight w:val="white"/>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760" w:line="480" w:lineRule="auto"/>
        <w:rPr>
          <w:rFonts w:ascii="Cabin Condensed" w:cs="Cabin Condensed" w:eastAsia="Cabin Condensed" w:hAnsi="Cabin Condensed"/>
          <w:b w:val="1"/>
          <w:color w:val="313537"/>
          <w:sz w:val="42"/>
          <w:szCs w:val="42"/>
          <w:highlight w:val="white"/>
        </w:rPr>
      </w:pP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Cabin Condensed" w:cs="Cabin Condensed" w:eastAsia="Cabin Condensed" w:hAnsi="Cabin Condensed"/>
          <w:b w:val="1"/>
          <w:color w:val="313537"/>
          <w:sz w:val="32"/>
          <w:szCs w:val="32"/>
          <w:highlight w:val="white"/>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ind w:left="720" w:firstLine="0"/>
        <w:rPr>
          <w:rFonts w:ascii="Cabin Condensed" w:cs="Cabin Condensed" w:eastAsia="Cabin Condensed" w:hAnsi="Cabin Condensed"/>
          <w:color w:val="313537"/>
          <w:sz w:val="24"/>
          <w:szCs w:val="24"/>
          <w:highlight w:val="white"/>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720" w:firstLine="0"/>
        <w:rPr>
          <w:rFonts w:ascii="Cabin Condensed" w:cs="Cabin Condensed" w:eastAsia="Cabin Condensed" w:hAnsi="Cabin Condensed"/>
          <w:color w:val="313537"/>
          <w:sz w:val="24"/>
          <w:szCs w:val="24"/>
          <w:highlight w:val="white"/>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ind w:left="720" w:firstLine="0"/>
        <w:rPr>
          <w:rFonts w:ascii="Cabin Condensed" w:cs="Cabin Condensed" w:eastAsia="Cabin Condensed" w:hAnsi="Cabin Condensed"/>
          <w:b w:val="1"/>
          <w:color w:val="313537"/>
          <w:sz w:val="24"/>
          <w:szCs w:val="24"/>
          <w:highlight w:val="white"/>
        </w:rPr>
      </w:pP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820" w:line="480" w:lineRule="auto"/>
        <w:ind w:left="720" w:firstLine="0"/>
        <w:rPr>
          <w:rFonts w:ascii="Cabin Condensed" w:cs="Cabin Condensed" w:eastAsia="Cabin Condensed" w:hAnsi="Cabin Condensed"/>
          <w:b w:val="1"/>
          <w:color w:val="282828"/>
          <w:sz w:val="31"/>
          <w:szCs w:val="31"/>
          <w:highlight w:val="white"/>
        </w:rPr>
      </w:pP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Cabin Condensed" w:cs="Cabin Condensed" w:eastAsia="Cabin Condensed" w:hAnsi="Cabin Condensed"/>
          <w:b w:val="1"/>
          <w:color w:val="282828"/>
          <w:sz w:val="31"/>
          <w:szCs w:val="31"/>
          <w:highlight w:val="white"/>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line="465.8832" w:lineRule="auto"/>
        <w:ind w:left="1180" w:firstLine="0"/>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760" w:line="465.8832" w:lineRule="auto"/>
        <w:ind w:left="0" w:firstLine="0"/>
        <w:rPr>
          <w:rFonts w:ascii="Merriweather" w:cs="Merriweather" w:eastAsia="Merriweather" w:hAnsi="Merriweather"/>
          <w:color w:val="282828"/>
          <w:sz w:val="27"/>
          <w:szCs w:val="27"/>
          <w:highlight w:val="white"/>
        </w:rPr>
      </w:pP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720" w:firstLine="0"/>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rPr>
          <w:rFonts w:ascii="Merriweather" w:cs="Merriweather" w:eastAsia="Merriweather" w:hAnsi="Merriweather"/>
          <w:color w:val="313537"/>
          <w:sz w:val="26"/>
          <w:szCs w:val="26"/>
          <w:highlight w:val="white"/>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0" w:line="480" w:lineRule="auto"/>
        <w:ind w:left="1440" w:firstLine="0"/>
        <w:rPr>
          <w:rFonts w:ascii="Cabin Condensed" w:cs="Cabin Condensed" w:eastAsia="Cabin Condensed" w:hAnsi="Cabin Condensed"/>
          <w:color w:val="313537"/>
          <w:sz w:val="30"/>
          <w:szCs w:val="30"/>
          <w:highlight w:val="white"/>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1440" w:firstLine="0"/>
        <w:rPr>
          <w:rFonts w:ascii="Cabin Condensed" w:cs="Cabin Condensed" w:eastAsia="Cabin Condensed" w:hAnsi="Cabin Condensed"/>
          <w:b w:val="1"/>
          <w:color w:val="313537"/>
          <w:sz w:val="30"/>
          <w:szCs w:val="30"/>
          <w:highlight w:val="white"/>
        </w:rPr>
      </w:pPr>
      <w:r w:rsidDel="00000000" w:rsidR="00000000" w:rsidRPr="00000000">
        <w:rPr>
          <w:rFonts w:ascii="Cabin Condensed" w:cs="Cabin Condensed" w:eastAsia="Cabin Condensed" w:hAnsi="Cabin Condensed"/>
          <w:b w:val="1"/>
          <w:color w:val="313537"/>
          <w:sz w:val="30"/>
          <w:szCs w:val="30"/>
          <w:highlight w:val="white"/>
          <w:rtl w:val="0"/>
        </w:rPr>
        <w:t xml:space="preserve"> </w:t>
      </w:r>
    </w:p>
    <w:p w:rsidR="00000000" w:rsidDel="00000000" w:rsidP="00000000" w:rsidRDefault="00000000" w:rsidRPr="00000000" w14:paraId="00000165">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tl w:val="0"/>
        </w:rPr>
      </w:r>
    </w:p>
    <w:p w:rsidR="00000000" w:rsidDel="00000000" w:rsidP="00000000" w:rsidRDefault="00000000" w:rsidRPr="00000000" w14:paraId="00000166">
      <w:pPr>
        <w:spacing w:line="480" w:lineRule="auto"/>
        <w:rPr>
          <w:rFonts w:ascii="Cabin Condensed" w:cs="Cabin Condensed" w:eastAsia="Cabin Condensed" w:hAnsi="Cabin Condensed"/>
          <w:b w:val="1"/>
          <w:color w:val="313537"/>
          <w:sz w:val="36"/>
          <w:szCs w:val="3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Condense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color w:val="313537"/>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color w:val="313537"/>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compliance/customer-center/" TargetMode="External"/><Relationship Id="rId42" Type="http://schemas.openxmlformats.org/officeDocument/2006/relationships/hyperlink" Target="https://aws.amazon.com/waf" TargetMode="External"/><Relationship Id="rId41" Type="http://schemas.openxmlformats.org/officeDocument/2006/relationships/hyperlink" Target="https://aws.amazon.com/kms" TargetMode="External"/><Relationship Id="rId44" Type="http://schemas.openxmlformats.org/officeDocument/2006/relationships/hyperlink" Target="https://aws.amazon.com/inspector/" TargetMode="External"/><Relationship Id="rId43" Type="http://schemas.openxmlformats.org/officeDocument/2006/relationships/image" Target="media/image8.png"/><Relationship Id="rId46" Type="http://schemas.openxmlformats.org/officeDocument/2006/relationships/hyperlink" Target="https://aws.amazon.com/cloudwatch/" TargetMode="External"/><Relationship Id="rId45" Type="http://schemas.openxmlformats.org/officeDocument/2006/relationships/hyperlink" Target="https://aws.amazon.com/guarddu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fargate/" TargetMode="External"/><Relationship Id="rId48" Type="http://schemas.openxmlformats.org/officeDocument/2006/relationships/hyperlink" Target="https://docs.aws.amazon.com/AmazonCloudWatch/latest/monitoring/CloudWatch_Dashboards.html" TargetMode="External"/><Relationship Id="rId47" Type="http://schemas.openxmlformats.org/officeDocument/2006/relationships/hyperlink" Target="https://docs.aws.amazon.com/AmazonCloudWatch/latest/monitoring/AlarmThatSendsEmail.html" TargetMode="External"/><Relationship Id="rId49" Type="http://schemas.openxmlformats.org/officeDocument/2006/relationships/hyperlink" Target="https://aws.amazon.com/cloudtrai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watch?v=-LeV_c1zG-s&amp;t=231s" TargetMode="External"/><Relationship Id="rId8" Type="http://schemas.openxmlformats.org/officeDocument/2006/relationships/hyperlink" Target="https://www.youtube.com/watch?v=-LeV_c1zG-s&amp;t=231s" TargetMode="External"/><Relationship Id="rId31" Type="http://schemas.openxmlformats.org/officeDocument/2006/relationships/hyperlink" Target="https://aws.amazon.com/elasticache" TargetMode="External"/><Relationship Id="rId30" Type="http://schemas.openxmlformats.org/officeDocument/2006/relationships/hyperlink" Target="https://aws.amazon.com/managed-blockchain" TargetMode="External"/><Relationship Id="rId33" Type="http://schemas.openxmlformats.org/officeDocument/2006/relationships/image" Target="media/image11.png"/><Relationship Id="rId32" Type="http://schemas.openxmlformats.org/officeDocument/2006/relationships/hyperlink" Target="https://aws.amazon.com/dynamodb/dax/" TargetMode="External"/><Relationship Id="rId35" Type="http://schemas.openxmlformats.org/officeDocument/2006/relationships/image" Target="media/image7.png"/><Relationship Id="rId34" Type="http://schemas.openxmlformats.org/officeDocument/2006/relationships/hyperlink" Target="https://aws.amazon.com/iam/" TargetMode="External"/><Relationship Id="rId37" Type="http://schemas.openxmlformats.org/officeDocument/2006/relationships/hyperlink" Target="https://aws.amazon.com/iam/features/mfa/" TargetMode="External"/><Relationship Id="rId36" Type="http://schemas.openxmlformats.org/officeDocument/2006/relationships/image" Target="media/image6.png"/><Relationship Id="rId39" Type="http://schemas.openxmlformats.org/officeDocument/2006/relationships/hyperlink" Target="https://aws.amazon.com/artifact" TargetMode="External"/><Relationship Id="rId38" Type="http://schemas.openxmlformats.org/officeDocument/2006/relationships/hyperlink" Target="https://docs.aws.amazon.com/organizations/latest/userguide/orgs_manage_policies_scps.html" TargetMode="External"/><Relationship Id="rId62" Type="http://schemas.openxmlformats.org/officeDocument/2006/relationships/hyperlink" Target="https://aws.amazon.com/marketplace" TargetMode="External"/><Relationship Id="rId61" Type="http://schemas.openxmlformats.org/officeDocument/2006/relationships/image" Target="media/image9.png"/><Relationship Id="rId20" Type="http://schemas.openxmlformats.org/officeDocument/2006/relationships/hyperlink" Target="https://aws.amazon.com/efs/" TargetMode="External"/><Relationship Id="rId64" Type="http://schemas.openxmlformats.org/officeDocument/2006/relationships/hyperlink" Target="https://aws.amazon.com/snow" TargetMode="External"/><Relationship Id="rId63" Type="http://schemas.openxmlformats.org/officeDocument/2006/relationships/hyperlink" Target="https://d1.awsstatic.com/whitepapers/aws_cloud_adoption_framework.pdf" TargetMode="External"/><Relationship Id="rId22" Type="http://schemas.openxmlformats.org/officeDocument/2006/relationships/hyperlink" Target="https://aws.amazon.com/rds/aurora/" TargetMode="External"/><Relationship Id="rId66" Type="http://schemas.openxmlformats.org/officeDocument/2006/relationships/hyperlink" Target="https://aws.amazon.com/snowball/" TargetMode="External"/><Relationship Id="rId21" Type="http://schemas.openxmlformats.org/officeDocument/2006/relationships/hyperlink" Target="https://aws.amazon.com/rds/" TargetMode="External"/><Relationship Id="rId65" Type="http://schemas.openxmlformats.org/officeDocument/2006/relationships/hyperlink" Target="https://aws.amazon.com/snowcone" TargetMode="External"/><Relationship Id="rId24" Type="http://schemas.openxmlformats.org/officeDocument/2006/relationships/hyperlink" Target="https://aws.amazon.com/redshift" TargetMode="External"/><Relationship Id="rId68" Type="http://schemas.openxmlformats.org/officeDocument/2006/relationships/hyperlink" Target="https://aws.amazon.com/snowmobile" TargetMode="External"/><Relationship Id="rId23" Type="http://schemas.openxmlformats.org/officeDocument/2006/relationships/hyperlink" Target="https://aws.amazon.com/dynamodb/" TargetMode="External"/><Relationship Id="rId67" Type="http://schemas.openxmlformats.org/officeDocument/2006/relationships/hyperlink" Target="https://aws.amazon.com/snowball/" TargetMode="External"/><Relationship Id="rId60" Type="http://schemas.openxmlformats.org/officeDocument/2006/relationships/hyperlink" Target="https://aws.amazon.com/premiumsupport/plans/" TargetMode="External"/><Relationship Id="rId26" Type="http://schemas.openxmlformats.org/officeDocument/2006/relationships/hyperlink" Target="https://aws.amazon.com/dms/resources" TargetMode="External"/><Relationship Id="rId25" Type="http://schemas.openxmlformats.org/officeDocument/2006/relationships/hyperlink" Target="https://aws.amazon.com/dms/" TargetMode="External"/><Relationship Id="rId69" Type="http://schemas.openxmlformats.org/officeDocument/2006/relationships/hyperlink" Target="https://d1.awsstatic.com/whitepapers/architecture/AWS_Well-Architected_Framework.pdf" TargetMode="External"/><Relationship Id="rId28" Type="http://schemas.openxmlformats.org/officeDocument/2006/relationships/hyperlink" Target="https://aws.amazon.com/neptune" TargetMode="External"/><Relationship Id="rId27" Type="http://schemas.openxmlformats.org/officeDocument/2006/relationships/hyperlink" Target="https://aws.amazon.com/documentdb" TargetMode="External"/><Relationship Id="rId29" Type="http://schemas.openxmlformats.org/officeDocument/2006/relationships/hyperlink" Target="https://aws.amazon.com/qldb" TargetMode="External"/><Relationship Id="rId51" Type="http://schemas.openxmlformats.org/officeDocument/2006/relationships/hyperlink" Target="https://aws.amazon.com/premiumsupport/technology/trusted-advisor/" TargetMode="External"/><Relationship Id="rId50" Type="http://schemas.openxmlformats.org/officeDocument/2006/relationships/hyperlink" Target="https://docs.aws.amazon.com/awscloudtrail/latest/userguide/logging-insights-events-with-cloudtrail.html" TargetMode="External"/><Relationship Id="rId53" Type="http://schemas.openxmlformats.org/officeDocument/2006/relationships/hyperlink" Target="https://aws.amazon.com/free/" TargetMode="External"/><Relationship Id="rId52" Type="http://schemas.openxmlformats.org/officeDocument/2006/relationships/image" Target="media/image3.png"/><Relationship Id="rId11" Type="http://schemas.openxmlformats.org/officeDocument/2006/relationships/hyperlink" Target="https://aws.amazon.com/vpc/" TargetMode="External"/><Relationship Id="rId55" Type="http://schemas.openxmlformats.org/officeDocument/2006/relationships/hyperlink" Target="https://docs.aws.amazon.com/awsaccountbilling/latest/aboutv2/billing-what-is.html" TargetMode="External"/><Relationship Id="rId10" Type="http://schemas.openxmlformats.org/officeDocument/2006/relationships/image" Target="media/image2.png"/><Relationship Id="rId54" Type="http://schemas.openxmlformats.org/officeDocument/2006/relationships/hyperlink" Target="https://calculator.aws/#/" TargetMode="External"/><Relationship Id="rId13" Type="http://schemas.openxmlformats.org/officeDocument/2006/relationships/image" Target="media/image4.png"/><Relationship Id="rId57" Type="http://schemas.openxmlformats.org/officeDocument/2006/relationships/hyperlink" Target="https://docs.aws.amazon.com/awsaccountbilling/latest/aboutv2/consolidated-billing.html" TargetMode="External"/><Relationship Id="rId12" Type="http://schemas.openxmlformats.org/officeDocument/2006/relationships/image" Target="media/image5.png"/><Relationship Id="rId56" Type="http://schemas.openxmlformats.org/officeDocument/2006/relationships/hyperlink" Target="https://docs.aws.amazon.com/cur/latest/userguide/what-is-cur.html" TargetMode="External"/><Relationship Id="rId15" Type="http://schemas.openxmlformats.org/officeDocument/2006/relationships/image" Target="media/image10.png"/><Relationship Id="rId59" Type="http://schemas.openxmlformats.org/officeDocument/2006/relationships/hyperlink" Target="https://aws.amazon.com/aws-cost-management/aws-cost-explorer/" TargetMode="External"/><Relationship Id="rId14" Type="http://schemas.openxmlformats.org/officeDocument/2006/relationships/hyperlink" Target="https://aws.amazon.com/directconnect/" TargetMode="External"/><Relationship Id="rId58" Type="http://schemas.openxmlformats.org/officeDocument/2006/relationships/hyperlink" Target="https://aws.amazon.com/aws-cost-management/aws-budgets" TargetMode="External"/><Relationship Id="rId17" Type="http://schemas.openxmlformats.org/officeDocument/2006/relationships/hyperlink" Target="https://aws.amazon.com/ebs" TargetMode="External"/><Relationship Id="rId16" Type="http://schemas.openxmlformats.org/officeDocument/2006/relationships/hyperlink" Target="https://docs.aws.amazon.com/AWSEC2/latest/UserGuide/InstanceStorage.html" TargetMode="External"/><Relationship Id="rId19" Type="http://schemas.openxmlformats.org/officeDocument/2006/relationships/hyperlink" Target="https://aws.amazon.com/s3/" TargetMode="External"/><Relationship Id="rId18" Type="http://schemas.openxmlformats.org/officeDocument/2006/relationships/hyperlink" Target="https://docs.aws.amazon.com/AWSEC2/latest/UserGuide/EBSSnapshot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CabinCondensed-bold.ttf"/><Relationship Id="rId9" Type="http://schemas.openxmlformats.org/officeDocument/2006/relationships/font" Target="fonts/CabinCondensed-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